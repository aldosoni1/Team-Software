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1E84D" w14:textId="0D45F831" w:rsidR="00841634" w:rsidRDefault="00841634" w:rsidP="0FD3915B">
      <w:pPr>
        <w:spacing w:line="240" w:lineRule="auto"/>
        <w:ind w:firstLine="708"/>
        <w:jc w:val="center"/>
        <w:rPr>
          <w:b/>
          <w:bCs/>
          <w:sz w:val="28"/>
          <w:szCs w:val="28"/>
        </w:rPr>
      </w:pPr>
      <w:r w:rsidRPr="00742122">
        <w:rPr>
          <w:noProof/>
          <w:sz w:val="24"/>
          <w:lang w:eastAsia="es-MX"/>
        </w:rPr>
        <w:drawing>
          <wp:anchor distT="0" distB="0" distL="114300" distR="114300" simplePos="0" relativeHeight="251658240" behindDoc="0" locked="0" layoutInCell="1" allowOverlap="1" wp14:anchorId="6D3DEAE5" wp14:editId="38BC1975">
            <wp:simplePos x="0" y="0"/>
            <wp:positionH relativeFrom="column">
              <wp:posOffset>1823085</wp:posOffset>
            </wp:positionH>
            <wp:positionV relativeFrom="paragraph">
              <wp:posOffset>194945</wp:posOffset>
            </wp:positionV>
            <wp:extent cx="2261013" cy="2007442"/>
            <wp:effectExtent l="0" t="0" r="6350" b="0"/>
            <wp:wrapSquare wrapText="bothSides"/>
            <wp:docPr id="2" name="1 Imagen" descr="escudoU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V.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1013" cy="2007442"/>
                    </a:xfrm>
                    <a:prstGeom prst="rect">
                      <a:avLst/>
                    </a:prstGeom>
                  </pic:spPr>
                </pic:pic>
              </a:graphicData>
            </a:graphic>
          </wp:anchor>
        </w:drawing>
      </w:r>
    </w:p>
    <w:p w14:paraId="5AEAD035" w14:textId="378BEE44" w:rsidR="00841634" w:rsidRDefault="0FD3915B" w:rsidP="0FD3915B">
      <w:pPr>
        <w:spacing w:line="240" w:lineRule="auto"/>
        <w:ind w:firstLine="708"/>
        <w:jc w:val="center"/>
        <w:rPr>
          <w:b/>
          <w:bCs/>
          <w:sz w:val="28"/>
          <w:szCs w:val="28"/>
        </w:rPr>
      </w:pPr>
      <w:r w:rsidRPr="0FD3915B">
        <w:rPr>
          <w:b/>
          <w:bCs/>
          <w:sz w:val="28"/>
          <w:szCs w:val="28"/>
        </w:rPr>
        <w:t xml:space="preserve">  </w:t>
      </w:r>
    </w:p>
    <w:p w14:paraId="591D82E6" w14:textId="02CAC248" w:rsidR="001E4454" w:rsidRDefault="00D01616" w:rsidP="6F4D96C3">
      <w:pPr>
        <w:spacing w:line="240" w:lineRule="auto"/>
        <w:jc w:val="center"/>
        <w:rPr>
          <w:sz w:val="24"/>
          <w:szCs w:val="24"/>
        </w:rPr>
      </w:pPr>
      <w:r>
        <w:rPr>
          <w:sz w:val="24"/>
        </w:rPr>
        <w:br w:type="textWrapping" w:clear="all"/>
      </w:r>
    </w:p>
    <w:p w14:paraId="49E60A44" w14:textId="05629A18" w:rsidR="001E4454" w:rsidRPr="001E4454" w:rsidRDefault="6F4D96C3" w:rsidP="6F4D96C3">
      <w:pPr>
        <w:spacing w:line="240" w:lineRule="auto"/>
        <w:jc w:val="center"/>
      </w:pPr>
      <w:r w:rsidRPr="6F4D96C3">
        <w:rPr>
          <w:b/>
          <w:bCs/>
          <w:sz w:val="28"/>
          <w:szCs w:val="28"/>
        </w:rPr>
        <w:t>Facultad de Estadística e Informática</w:t>
      </w:r>
    </w:p>
    <w:p w14:paraId="19249F48" w14:textId="77777777" w:rsidR="001E4454" w:rsidRPr="0088724C" w:rsidRDefault="001E4454" w:rsidP="00DB7129">
      <w:pPr>
        <w:spacing w:line="240" w:lineRule="auto"/>
        <w:jc w:val="center"/>
        <w:rPr>
          <w:b/>
          <w:sz w:val="24"/>
        </w:rPr>
      </w:pPr>
      <w:r w:rsidRPr="0088724C">
        <w:rPr>
          <w:b/>
          <w:sz w:val="24"/>
        </w:rPr>
        <w:t>Programa Educativo</w:t>
      </w:r>
    </w:p>
    <w:p w14:paraId="5B086E5D" w14:textId="5385F3C4" w:rsidR="001E4454" w:rsidRPr="001E4454" w:rsidRDefault="6F4D96C3" w:rsidP="6F4D96C3">
      <w:pPr>
        <w:spacing w:line="240" w:lineRule="auto"/>
        <w:jc w:val="center"/>
        <w:rPr>
          <w:b/>
          <w:bCs/>
          <w:sz w:val="28"/>
          <w:szCs w:val="28"/>
        </w:rPr>
      </w:pPr>
      <w:r w:rsidRPr="6F4D96C3">
        <w:rPr>
          <w:b/>
          <w:bCs/>
          <w:sz w:val="28"/>
          <w:szCs w:val="28"/>
        </w:rPr>
        <w:t>Tecnologías Computacionales</w:t>
      </w:r>
    </w:p>
    <w:p w14:paraId="6D7EBE6C" w14:textId="77777777" w:rsidR="001E4454" w:rsidRPr="0088724C" w:rsidRDefault="001E4454" w:rsidP="00DB7129">
      <w:pPr>
        <w:spacing w:line="240" w:lineRule="auto"/>
        <w:jc w:val="center"/>
        <w:rPr>
          <w:b/>
          <w:sz w:val="24"/>
        </w:rPr>
      </w:pPr>
      <w:r w:rsidRPr="0088724C">
        <w:rPr>
          <w:b/>
          <w:sz w:val="24"/>
        </w:rPr>
        <w:t>Experiencia Educativa</w:t>
      </w:r>
    </w:p>
    <w:p w14:paraId="15CB8367" w14:textId="7BBFFE67" w:rsidR="001E4454" w:rsidRPr="001E4454" w:rsidRDefault="6F4D96C3" w:rsidP="6F4D96C3">
      <w:pPr>
        <w:tabs>
          <w:tab w:val="center" w:pos="4987"/>
          <w:tab w:val="left" w:pos="6396"/>
        </w:tabs>
        <w:spacing w:line="240" w:lineRule="auto"/>
        <w:jc w:val="center"/>
        <w:rPr>
          <w:b/>
          <w:bCs/>
          <w:sz w:val="28"/>
          <w:szCs w:val="28"/>
        </w:rPr>
      </w:pPr>
      <w:r w:rsidRPr="6F4D96C3">
        <w:rPr>
          <w:b/>
          <w:bCs/>
          <w:sz w:val="28"/>
          <w:szCs w:val="28"/>
        </w:rPr>
        <w:t>Ingeniería de Software</w:t>
      </w:r>
    </w:p>
    <w:p w14:paraId="3B7CB639" w14:textId="77777777" w:rsidR="001E4454" w:rsidRPr="0088724C" w:rsidRDefault="001E4454" w:rsidP="00DB7129">
      <w:pPr>
        <w:spacing w:line="240" w:lineRule="auto"/>
        <w:jc w:val="center"/>
        <w:rPr>
          <w:b/>
          <w:sz w:val="24"/>
        </w:rPr>
      </w:pPr>
      <w:r w:rsidRPr="0088724C">
        <w:rPr>
          <w:b/>
          <w:sz w:val="24"/>
        </w:rPr>
        <w:t>Docente</w:t>
      </w:r>
    </w:p>
    <w:p w14:paraId="0BDADCDB" w14:textId="77777777" w:rsidR="000A55DC" w:rsidRPr="000A55DC" w:rsidRDefault="6F4D96C3" w:rsidP="6F4D96C3">
      <w:pPr>
        <w:spacing w:after="0" w:line="240" w:lineRule="auto"/>
        <w:jc w:val="center"/>
        <w:rPr>
          <w:rFonts w:eastAsia="Times New Roman"/>
          <w:b/>
          <w:bCs/>
          <w:sz w:val="28"/>
          <w:szCs w:val="28"/>
          <w:lang w:eastAsia="es-MX"/>
        </w:rPr>
      </w:pPr>
      <w:r w:rsidRPr="6F4D96C3">
        <w:rPr>
          <w:rFonts w:eastAsia="Times New Roman"/>
          <w:b/>
          <w:bCs/>
          <w:sz w:val="28"/>
          <w:szCs w:val="28"/>
          <w:lang w:eastAsia="es-MX"/>
        </w:rPr>
        <w:t>Dra. Ma. de Lourdes Hernández R.</w:t>
      </w:r>
    </w:p>
    <w:p w14:paraId="2BCF25C7" w14:textId="77777777" w:rsidR="00841634" w:rsidRPr="00086D3B" w:rsidRDefault="00841634" w:rsidP="00841634">
      <w:pPr>
        <w:spacing w:after="0" w:line="240" w:lineRule="auto"/>
        <w:jc w:val="center"/>
        <w:rPr>
          <w:rFonts w:ascii="Times New Roman" w:eastAsia="Times New Roman" w:hAnsi="Times New Roman" w:cs="Times New Roman"/>
          <w:sz w:val="24"/>
          <w:szCs w:val="24"/>
          <w:lang w:eastAsia="es-MX"/>
        </w:rPr>
      </w:pPr>
    </w:p>
    <w:p w14:paraId="42FB6B23" w14:textId="77777777" w:rsidR="001E4454" w:rsidRPr="0088724C" w:rsidRDefault="001E4454" w:rsidP="00DB7129">
      <w:pPr>
        <w:spacing w:line="240" w:lineRule="auto"/>
        <w:jc w:val="center"/>
        <w:rPr>
          <w:b/>
          <w:sz w:val="24"/>
        </w:rPr>
      </w:pPr>
      <w:r w:rsidRPr="0088724C">
        <w:rPr>
          <w:b/>
          <w:sz w:val="24"/>
        </w:rPr>
        <w:t>Trabajo</w:t>
      </w:r>
    </w:p>
    <w:p w14:paraId="2B6B6B98" w14:textId="1FA5FAD7" w:rsidR="001E4454" w:rsidRPr="001E4454" w:rsidRDefault="6F4D96C3" w:rsidP="6F4D96C3">
      <w:pPr>
        <w:spacing w:line="240" w:lineRule="auto"/>
        <w:jc w:val="center"/>
        <w:rPr>
          <w:b/>
          <w:bCs/>
          <w:sz w:val="28"/>
          <w:szCs w:val="28"/>
        </w:rPr>
      </w:pPr>
      <w:r w:rsidRPr="6F4D96C3">
        <w:rPr>
          <w:b/>
          <w:bCs/>
          <w:sz w:val="28"/>
          <w:szCs w:val="28"/>
        </w:rPr>
        <w:t>Documento SRS</w:t>
      </w:r>
    </w:p>
    <w:p w14:paraId="530B780A" w14:textId="77777777" w:rsidR="001E4454" w:rsidRPr="0088724C" w:rsidRDefault="001E4454" w:rsidP="00DB7129">
      <w:pPr>
        <w:spacing w:line="240" w:lineRule="auto"/>
        <w:jc w:val="center"/>
        <w:rPr>
          <w:b/>
          <w:sz w:val="24"/>
        </w:rPr>
      </w:pPr>
      <w:r w:rsidRPr="0088724C">
        <w:rPr>
          <w:b/>
          <w:sz w:val="24"/>
        </w:rPr>
        <w:t>Estudiantes</w:t>
      </w:r>
    </w:p>
    <w:p w14:paraId="4629E95A" w14:textId="36CFAAF8" w:rsidR="001E4454" w:rsidRDefault="6F4D96C3" w:rsidP="6F4D96C3">
      <w:pPr>
        <w:spacing w:line="240" w:lineRule="auto"/>
        <w:jc w:val="center"/>
        <w:rPr>
          <w:b/>
          <w:bCs/>
          <w:sz w:val="28"/>
          <w:szCs w:val="28"/>
        </w:rPr>
      </w:pPr>
      <w:proofErr w:type="spellStart"/>
      <w:r w:rsidRPr="6F4D96C3">
        <w:rPr>
          <w:b/>
          <w:bCs/>
          <w:sz w:val="28"/>
          <w:szCs w:val="28"/>
        </w:rPr>
        <w:t>Marlonne</w:t>
      </w:r>
      <w:proofErr w:type="spellEnd"/>
      <w:r w:rsidRPr="6F4D96C3">
        <w:rPr>
          <w:b/>
          <w:bCs/>
          <w:sz w:val="28"/>
          <w:szCs w:val="28"/>
        </w:rPr>
        <w:t xml:space="preserve"> Salas Bandala</w:t>
      </w:r>
    </w:p>
    <w:p w14:paraId="50E9EE59" w14:textId="00267E76" w:rsidR="001E4454" w:rsidRDefault="6F4D96C3" w:rsidP="6F4D96C3">
      <w:pPr>
        <w:spacing w:line="240" w:lineRule="auto"/>
        <w:jc w:val="center"/>
        <w:rPr>
          <w:b/>
          <w:bCs/>
          <w:sz w:val="28"/>
          <w:szCs w:val="28"/>
        </w:rPr>
      </w:pPr>
      <w:r w:rsidRPr="6F4D96C3">
        <w:rPr>
          <w:b/>
          <w:bCs/>
          <w:sz w:val="28"/>
          <w:szCs w:val="28"/>
        </w:rPr>
        <w:t>Héctor Miguel Figueroa Pucheta</w:t>
      </w:r>
    </w:p>
    <w:p w14:paraId="39699F34" w14:textId="54E57FBE" w:rsidR="001E4454" w:rsidRDefault="6F4D96C3" w:rsidP="6F4D96C3">
      <w:pPr>
        <w:spacing w:line="240" w:lineRule="auto"/>
        <w:jc w:val="center"/>
        <w:rPr>
          <w:b/>
          <w:bCs/>
          <w:sz w:val="28"/>
          <w:szCs w:val="28"/>
        </w:rPr>
      </w:pPr>
      <w:r w:rsidRPr="6F4D96C3">
        <w:rPr>
          <w:b/>
          <w:bCs/>
          <w:sz w:val="28"/>
          <w:szCs w:val="28"/>
        </w:rPr>
        <w:t>José Carlos Huerta Araujo</w:t>
      </w:r>
    </w:p>
    <w:p w14:paraId="0F038900" w14:textId="0B61164A" w:rsidR="64A688DF" w:rsidRDefault="6F4D96C3" w:rsidP="6F4D96C3">
      <w:pPr>
        <w:spacing w:line="240" w:lineRule="auto"/>
        <w:jc w:val="center"/>
        <w:rPr>
          <w:b/>
          <w:bCs/>
          <w:sz w:val="28"/>
          <w:szCs w:val="28"/>
        </w:rPr>
      </w:pPr>
      <w:r w:rsidRPr="6F4D96C3">
        <w:rPr>
          <w:b/>
          <w:bCs/>
          <w:sz w:val="28"/>
          <w:szCs w:val="28"/>
        </w:rPr>
        <w:t>Eduardo Jared López Poseros</w:t>
      </w:r>
    </w:p>
    <w:p w14:paraId="2567F0B1" w14:textId="26DDB6B8" w:rsidR="6F4D96C3" w:rsidRDefault="6F4D96C3" w:rsidP="6F4D96C3">
      <w:pPr>
        <w:spacing w:line="240" w:lineRule="auto"/>
        <w:jc w:val="center"/>
        <w:rPr>
          <w:b/>
          <w:bCs/>
          <w:sz w:val="24"/>
          <w:szCs w:val="24"/>
        </w:rPr>
      </w:pPr>
      <w:r w:rsidRPr="6F4D96C3">
        <w:rPr>
          <w:b/>
          <w:bCs/>
          <w:sz w:val="28"/>
          <w:szCs w:val="28"/>
        </w:rPr>
        <w:t>Manuel Antonio Sosa M</w:t>
      </w:r>
      <w:r w:rsidR="000001D3">
        <w:rPr>
          <w:b/>
          <w:bCs/>
          <w:sz w:val="28"/>
          <w:szCs w:val="28"/>
        </w:rPr>
        <w:t>artíne</w:t>
      </w:r>
      <w:r w:rsidRPr="6F4D96C3">
        <w:rPr>
          <w:b/>
          <w:bCs/>
          <w:sz w:val="28"/>
          <w:szCs w:val="28"/>
        </w:rPr>
        <w:t>z</w:t>
      </w:r>
    </w:p>
    <w:p w14:paraId="3F42D9A4" w14:textId="1D238995" w:rsidR="6F4D96C3" w:rsidRDefault="6F4D96C3" w:rsidP="6F4D96C3">
      <w:pPr>
        <w:spacing w:line="240" w:lineRule="auto"/>
        <w:jc w:val="center"/>
        <w:rPr>
          <w:b/>
          <w:bCs/>
          <w:sz w:val="28"/>
          <w:szCs w:val="28"/>
        </w:rPr>
      </w:pPr>
      <w:r w:rsidRPr="6F4D96C3">
        <w:rPr>
          <w:b/>
          <w:bCs/>
          <w:sz w:val="28"/>
          <w:szCs w:val="28"/>
        </w:rPr>
        <w:t>Jonathan Basilio Villa</w:t>
      </w:r>
    </w:p>
    <w:p w14:paraId="4C7A342D" w14:textId="4AE81E25" w:rsidR="000A55DC" w:rsidRDefault="00841634" w:rsidP="000A55DC">
      <w:pPr>
        <w:jc w:val="center"/>
        <w:rPr>
          <w:b/>
          <w:sz w:val="24"/>
        </w:rPr>
      </w:pPr>
      <w:r>
        <w:rPr>
          <w:b/>
          <w:sz w:val="24"/>
        </w:rPr>
        <w:t>Fecha</w:t>
      </w:r>
    </w:p>
    <w:p w14:paraId="7E7085C2" w14:textId="3B703B51" w:rsidR="00841634" w:rsidRPr="0088724C" w:rsidRDefault="00841634" w:rsidP="00841634">
      <w:pPr>
        <w:jc w:val="center"/>
        <w:rPr>
          <w:b/>
          <w:sz w:val="28"/>
        </w:rPr>
      </w:pPr>
      <w:r>
        <w:rPr>
          <w:b/>
          <w:sz w:val="28"/>
        </w:rPr>
        <w:t>17/Mayo/2019</w:t>
      </w:r>
    </w:p>
    <w:p w14:paraId="74B39508" w14:textId="77777777" w:rsidR="004D7003" w:rsidRDefault="004D7003" w:rsidP="2CFF2436">
      <w:pPr>
        <w:rPr>
          <w:b/>
          <w:sz w:val="28"/>
          <w:szCs w:val="28"/>
        </w:rPr>
      </w:pPr>
    </w:p>
    <w:p w14:paraId="7B47BF77" w14:textId="77777777" w:rsidR="004D7003" w:rsidRDefault="004D7003" w:rsidP="2CFF2436">
      <w:pPr>
        <w:rPr>
          <w:b/>
          <w:sz w:val="28"/>
          <w:szCs w:val="28"/>
        </w:rPr>
      </w:pPr>
    </w:p>
    <w:p w14:paraId="4B10859F" w14:textId="69244469" w:rsidR="00A27E67" w:rsidRPr="00A27E67" w:rsidRDefault="00F60EE6" w:rsidP="00A27E67">
      <w:pPr>
        <w:jc w:val="center"/>
        <w:rPr>
          <w:b/>
          <w:sz w:val="28"/>
          <w:szCs w:val="28"/>
        </w:rPr>
      </w:pPr>
      <w:r>
        <w:rPr>
          <w:b/>
          <w:sz w:val="28"/>
          <w:szCs w:val="28"/>
        </w:rPr>
        <w:t>INDICE</w:t>
      </w:r>
    </w:p>
    <w:sdt>
      <w:sdtPr>
        <w:rPr>
          <w:rFonts w:asciiTheme="minorHAnsi" w:eastAsiaTheme="minorHAnsi" w:hAnsiTheme="minorHAnsi" w:cstheme="minorBidi"/>
          <w:color w:val="auto"/>
          <w:sz w:val="22"/>
          <w:szCs w:val="22"/>
          <w:lang w:val="es-ES" w:eastAsia="en-US"/>
        </w:rPr>
        <w:id w:val="-1688971294"/>
        <w:docPartObj>
          <w:docPartGallery w:val="Table of Contents"/>
          <w:docPartUnique/>
        </w:docPartObj>
      </w:sdtPr>
      <w:sdtEndPr>
        <w:rPr>
          <w:b/>
          <w:bCs/>
        </w:rPr>
      </w:sdtEndPr>
      <w:sdtContent>
        <w:p w14:paraId="0870C345" w14:textId="4911DF27" w:rsidR="00F60EE6" w:rsidRPr="00A9101E" w:rsidRDefault="00F60EE6">
          <w:pPr>
            <w:pStyle w:val="TtuloTDC"/>
            <w:rPr>
              <w:rFonts w:ascii="Arial" w:hAnsi="Arial" w:cs="Arial"/>
              <w:b/>
              <w:color w:val="auto"/>
            </w:rPr>
          </w:pPr>
          <w:r w:rsidRPr="00A9101E">
            <w:rPr>
              <w:rFonts w:ascii="Arial" w:hAnsi="Arial" w:cs="Arial"/>
              <w:b/>
              <w:color w:val="auto"/>
              <w:lang w:val="es-ES"/>
            </w:rPr>
            <w:t>Contenido</w:t>
          </w:r>
        </w:p>
        <w:p w14:paraId="1B55C12D" w14:textId="28791E3F" w:rsidR="00F757D9" w:rsidRDefault="00F60EE6">
          <w:pPr>
            <w:pStyle w:val="TDC1"/>
            <w:tabs>
              <w:tab w:val="right" w:leader="dot" w:pos="8828"/>
            </w:tabs>
            <w:rPr>
              <w:rFonts w:eastAsiaTheme="minorEastAsia"/>
              <w:noProof/>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8934109" w:history="1">
            <w:r w:rsidR="00F757D9" w:rsidRPr="00686DBA">
              <w:rPr>
                <w:rStyle w:val="Hipervnculo"/>
                <w:rFonts w:ascii="Arial" w:hAnsi="Arial" w:cs="Arial"/>
                <w:b/>
                <w:noProof/>
              </w:rPr>
              <w:t>Introducción (Sección 1 del SRS)</w:t>
            </w:r>
            <w:r w:rsidR="00F757D9">
              <w:rPr>
                <w:noProof/>
                <w:webHidden/>
              </w:rPr>
              <w:tab/>
            </w:r>
            <w:r w:rsidR="00F757D9">
              <w:rPr>
                <w:noProof/>
                <w:webHidden/>
              </w:rPr>
              <w:fldChar w:fldCharType="begin"/>
            </w:r>
            <w:r w:rsidR="00F757D9">
              <w:rPr>
                <w:noProof/>
                <w:webHidden/>
              </w:rPr>
              <w:instrText xml:space="preserve"> PAGEREF _Toc8934109 \h </w:instrText>
            </w:r>
            <w:r w:rsidR="00F757D9">
              <w:rPr>
                <w:noProof/>
                <w:webHidden/>
              </w:rPr>
            </w:r>
            <w:r w:rsidR="00F757D9">
              <w:rPr>
                <w:noProof/>
                <w:webHidden/>
              </w:rPr>
              <w:fldChar w:fldCharType="separate"/>
            </w:r>
            <w:r w:rsidR="00F757D9">
              <w:rPr>
                <w:noProof/>
                <w:webHidden/>
              </w:rPr>
              <w:t>4</w:t>
            </w:r>
            <w:r w:rsidR="00F757D9">
              <w:rPr>
                <w:noProof/>
                <w:webHidden/>
              </w:rPr>
              <w:fldChar w:fldCharType="end"/>
            </w:r>
          </w:hyperlink>
        </w:p>
        <w:p w14:paraId="43E09D23" w14:textId="42D12068" w:rsidR="00F757D9" w:rsidRDefault="00D04513">
          <w:pPr>
            <w:pStyle w:val="TDC2"/>
            <w:tabs>
              <w:tab w:val="right" w:leader="dot" w:pos="8828"/>
            </w:tabs>
            <w:rPr>
              <w:rFonts w:eastAsiaTheme="minorEastAsia"/>
              <w:noProof/>
              <w:lang w:eastAsia="es-MX"/>
            </w:rPr>
          </w:pPr>
          <w:hyperlink w:anchor="_Toc8934110" w:history="1">
            <w:r w:rsidR="00F757D9" w:rsidRPr="00686DBA">
              <w:rPr>
                <w:rStyle w:val="Hipervnculo"/>
                <w:rFonts w:ascii="Arial" w:hAnsi="Arial" w:cs="Arial"/>
                <w:b/>
                <w:noProof/>
              </w:rPr>
              <w:t>Propósito</w:t>
            </w:r>
            <w:r w:rsidR="00F757D9">
              <w:rPr>
                <w:noProof/>
                <w:webHidden/>
              </w:rPr>
              <w:tab/>
            </w:r>
            <w:r w:rsidR="00F757D9">
              <w:rPr>
                <w:noProof/>
                <w:webHidden/>
              </w:rPr>
              <w:fldChar w:fldCharType="begin"/>
            </w:r>
            <w:r w:rsidR="00F757D9">
              <w:rPr>
                <w:noProof/>
                <w:webHidden/>
              </w:rPr>
              <w:instrText xml:space="preserve"> PAGEREF _Toc8934110 \h </w:instrText>
            </w:r>
            <w:r w:rsidR="00F757D9">
              <w:rPr>
                <w:noProof/>
                <w:webHidden/>
              </w:rPr>
            </w:r>
            <w:r w:rsidR="00F757D9">
              <w:rPr>
                <w:noProof/>
                <w:webHidden/>
              </w:rPr>
              <w:fldChar w:fldCharType="separate"/>
            </w:r>
            <w:r w:rsidR="00F757D9">
              <w:rPr>
                <w:noProof/>
                <w:webHidden/>
              </w:rPr>
              <w:t>4</w:t>
            </w:r>
            <w:r w:rsidR="00F757D9">
              <w:rPr>
                <w:noProof/>
                <w:webHidden/>
              </w:rPr>
              <w:fldChar w:fldCharType="end"/>
            </w:r>
          </w:hyperlink>
        </w:p>
        <w:p w14:paraId="1AF90DA0" w14:textId="747F19D9" w:rsidR="00F757D9" w:rsidRDefault="00D04513">
          <w:pPr>
            <w:pStyle w:val="TDC2"/>
            <w:tabs>
              <w:tab w:val="right" w:leader="dot" w:pos="8828"/>
            </w:tabs>
            <w:rPr>
              <w:rFonts w:eastAsiaTheme="minorEastAsia"/>
              <w:noProof/>
              <w:lang w:eastAsia="es-MX"/>
            </w:rPr>
          </w:pPr>
          <w:hyperlink w:anchor="_Toc8934111" w:history="1">
            <w:r w:rsidR="00F757D9" w:rsidRPr="00686DBA">
              <w:rPr>
                <w:rStyle w:val="Hipervnculo"/>
                <w:rFonts w:ascii="Arial" w:hAnsi="Arial" w:cs="Arial"/>
                <w:b/>
                <w:bCs/>
                <w:noProof/>
              </w:rPr>
              <w:t>Alcance</w:t>
            </w:r>
            <w:r w:rsidR="00F757D9">
              <w:rPr>
                <w:noProof/>
                <w:webHidden/>
              </w:rPr>
              <w:tab/>
            </w:r>
            <w:r w:rsidR="00F757D9">
              <w:rPr>
                <w:noProof/>
                <w:webHidden/>
              </w:rPr>
              <w:fldChar w:fldCharType="begin"/>
            </w:r>
            <w:r w:rsidR="00F757D9">
              <w:rPr>
                <w:noProof/>
                <w:webHidden/>
              </w:rPr>
              <w:instrText xml:space="preserve"> PAGEREF _Toc8934111 \h </w:instrText>
            </w:r>
            <w:r w:rsidR="00F757D9">
              <w:rPr>
                <w:noProof/>
                <w:webHidden/>
              </w:rPr>
            </w:r>
            <w:r w:rsidR="00F757D9">
              <w:rPr>
                <w:noProof/>
                <w:webHidden/>
              </w:rPr>
              <w:fldChar w:fldCharType="separate"/>
            </w:r>
            <w:r w:rsidR="00F757D9">
              <w:rPr>
                <w:noProof/>
                <w:webHidden/>
              </w:rPr>
              <w:t>4</w:t>
            </w:r>
            <w:r w:rsidR="00F757D9">
              <w:rPr>
                <w:noProof/>
                <w:webHidden/>
              </w:rPr>
              <w:fldChar w:fldCharType="end"/>
            </w:r>
          </w:hyperlink>
        </w:p>
        <w:p w14:paraId="5F8C78A8" w14:textId="10925153" w:rsidR="00F757D9" w:rsidRDefault="00D04513">
          <w:pPr>
            <w:pStyle w:val="TDC2"/>
            <w:tabs>
              <w:tab w:val="right" w:leader="dot" w:pos="8828"/>
            </w:tabs>
            <w:rPr>
              <w:rFonts w:eastAsiaTheme="minorEastAsia"/>
              <w:noProof/>
              <w:lang w:eastAsia="es-MX"/>
            </w:rPr>
          </w:pPr>
          <w:hyperlink w:anchor="_Toc8934112" w:history="1">
            <w:r w:rsidR="00F757D9" w:rsidRPr="00686DBA">
              <w:rPr>
                <w:rStyle w:val="Hipervnculo"/>
                <w:rFonts w:ascii="Arial" w:hAnsi="Arial" w:cs="Arial"/>
                <w:b/>
                <w:bCs/>
                <w:noProof/>
              </w:rPr>
              <w:t>Definiciones, acrónimos y abreviaciones</w:t>
            </w:r>
            <w:r w:rsidR="00F757D9">
              <w:rPr>
                <w:noProof/>
                <w:webHidden/>
              </w:rPr>
              <w:tab/>
            </w:r>
            <w:r w:rsidR="00F757D9">
              <w:rPr>
                <w:noProof/>
                <w:webHidden/>
              </w:rPr>
              <w:fldChar w:fldCharType="begin"/>
            </w:r>
            <w:r w:rsidR="00F757D9">
              <w:rPr>
                <w:noProof/>
                <w:webHidden/>
              </w:rPr>
              <w:instrText xml:space="preserve"> PAGEREF _Toc8934112 \h </w:instrText>
            </w:r>
            <w:r w:rsidR="00F757D9">
              <w:rPr>
                <w:noProof/>
                <w:webHidden/>
              </w:rPr>
            </w:r>
            <w:r w:rsidR="00F757D9">
              <w:rPr>
                <w:noProof/>
                <w:webHidden/>
              </w:rPr>
              <w:fldChar w:fldCharType="separate"/>
            </w:r>
            <w:r w:rsidR="00F757D9">
              <w:rPr>
                <w:noProof/>
                <w:webHidden/>
              </w:rPr>
              <w:t>5</w:t>
            </w:r>
            <w:r w:rsidR="00F757D9">
              <w:rPr>
                <w:noProof/>
                <w:webHidden/>
              </w:rPr>
              <w:fldChar w:fldCharType="end"/>
            </w:r>
          </w:hyperlink>
        </w:p>
        <w:p w14:paraId="2AFDB474" w14:textId="50528D77" w:rsidR="00F757D9" w:rsidRDefault="00D04513">
          <w:pPr>
            <w:pStyle w:val="TDC2"/>
            <w:tabs>
              <w:tab w:val="right" w:leader="dot" w:pos="8828"/>
            </w:tabs>
            <w:rPr>
              <w:rFonts w:eastAsiaTheme="minorEastAsia"/>
              <w:noProof/>
              <w:lang w:eastAsia="es-MX"/>
            </w:rPr>
          </w:pPr>
          <w:hyperlink w:anchor="_Toc8934113" w:history="1">
            <w:r w:rsidR="00F757D9" w:rsidRPr="00686DBA">
              <w:rPr>
                <w:rStyle w:val="Hipervnculo"/>
                <w:rFonts w:ascii="Arial" w:hAnsi="Arial" w:cs="Arial"/>
                <w:b/>
                <w:noProof/>
              </w:rPr>
              <w:t>Referencias</w:t>
            </w:r>
            <w:r w:rsidR="00F757D9">
              <w:rPr>
                <w:noProof/>
                <w:webHidden/>
              </w:rPr>
              <w:tab/>
            </w:r>
            <w:r w:rsidR="00F757D9">
              <w:rPr>
                <w:noProof/>
                <w:webHidden/>
              </w:rPr>
              <w:fldChar w:fldCharType="begin"/>
            </w:r>
            <w:r w:rsidR="00F757D9">
              <w:rPr>
                <w:noProof/>
                <w:webHidden/>
              </w:rPr>
              <w:instrText xml:space="preserve"> PAGEREF _Toc8934113 \h </w:instrText>
            </w:r>
            <w:r w:rsidR="00F757D9">
              <w:rPr>
                <w:noProof/>
                <w:webHidden/>
              </w:rPr>
            </w:r>
            <w:r w:rsidR="00F757D9">
              <w:rPr>
                <w:noProof/>
                <w:webHidden/>
              </w:rPr>
              <w:fldChar w:fldCharType="separate"/>
            </w:r>
            <w:r w:rsidR="00F757D9">
              <w:rPr>
                <w:noProof/>
                <w:webHidden/>
              </w:rPr>
              <w:t>7</w:t>
            </w:r>
            <w:r w:rsidR="00F757D9">
              <w:rPr>
                <w:noProof/>
                <w:webHidden/>
              </w:rPr>
              <w:fldChar w:fldCharType="end"/>
            </w:r>
          </w:hyperlink>
        </w:p>
        <w:p w14:paraId="62007D70" w14:textId="4144B75B" w:rsidR="00F757D9" w:rsidRDefault="00D04513">
          <w:pPr>
            <w:pStyle w:val="TDC2"/>
            <w:tabs>
              <w:tab w:val="right" w:leader="dot" w:pos="8828"/>
            </w:tabs>
            <w:rPr>
              <w:rFonts w:eastAsiaTheme="minorEastAsia"/>
              <w:noProof/>
              <w:lang w:eastAsia="es-MX"/>
            </w:rPr>
          </w:pPr>
          <w:hyperlink w:anchor="_Toc8934114" w:history="1">
            <w:r w:rsidR="00F757D9" w:rsidRPr="00686DBA">
              <w:rPr>
                <w:rStyle w:val="Hipervnculo"/>
                <w:rFonts w:ascii="Arial" w:hAnsi="Arial" w:cs="Arial"/>
                <w:b/>
                <w:noProof/>
              </w:rPr>
              <w:t>Descripción general de la aplicación Bueno Bonito y Barato (BBB)</w:t>
            </w:r>
            <w:r w:rsidR="00F757D9">
              <w:rPr>
                <w:noProof/>
                <w:webHidden/>
              </w:rPr>
              <w:tab/>
            </w:r>
            <w:r w:rsidR="00F757D9">
              <w:rPr>
                <w:noProof/>
                <w:webHidden/>
              </w:rPr>
              <w:fldChar w:fldCharType="begin"/>
            </w:r>
            <w:r w:rsidR="00F757D9">
              <w:rPr>
                <w:noProof/>
                <w:webHidden/>
              </w:rPr>
              <w:instrText xml:space="preserve"> PAGEREF _Toc8934114 \h </w:instrText>
            </w:r>
            <w:r w:rsidR="00F757D9">
              <w:rPr>
                <w:noProof/>
                <w:webHidden/>
              </w:rPr>
            </w:r>
            <w:r w:rsidR="00F757D9">
              <w:rPr>
                <w:noProof/>
                <w:webHidden/>
              </w:rPr>
              <w:fldChar w:fldCharType="separate"/>
            </w:r>
            <w:r w:rsidR="00F757D9">
              <w:rPr>
                <w:noProof/>
                <w:webHidden/>
              </w:rPr>
              <w:t>8</w:t>
            </w:r>
            <w:r w:rsidR="00F757D9">
              <w:rPr>
                <w:noProof/>
                <w:webHidden/>
              </w:rPr>
              <w:fldChar w:fldCharType="end"/>
            </w:r>
          </w:hyperlink>
        </w:p>
        <w:p w14:paraId="47D90D79" w14:textId="3CE15B23" w:rsidR="00F757D9" w:rsidRDefault="00D04513">
          <w:pPr>
            <w:pStyle w:val="TDC1"/>
            <w:tabs>
              <w:tab w:val="right" w:leader="dot" w:pos="8828"/>
            </w:tabs>
            <w:rPr>
              <w:rFonts w:eastAsiaTheme="minorEastAsia"/>
              <w:noProof/>
              <w:lang w:eastAsia="es-MX"/>
            </w:rPr>
          </w:pPr>
          <w:hyperlink w:anchor="_Toc8934115" w:history="1">
            <w:r w:rsidR="00F757D9" w:rsidRPr="00686DBA">
              <w:rPr>
                <w:rStyle w:val="Hipervnculo"/>
                <w:rFonts w:ascii="Arial" w:hAnsi="Arial" w:cs="Arial"/>
                <w:b/>
                <w:noProof/>
              </w:rPr>
              <w:t>Descripción general (Sección 2 del SRS)</w:t>
            </w:r>
            <w:r w:rsidR="00F757D9">
              <w:rPr>
                <w:noProof/>
                <w:webHidden/>
              </w:rPr>
              <w:tab/>
            </w:r>
            <w:r w:rsidR="00F757D9">
              <w:rPr>
                <w:noProof/>
                <w:webHidden/>
              </w:rPr>
              <w:fldChar w:fldCharType="begin"/>
            </w:r>
            <w:r w:rsidR="00F757D9">
              <w:rPr>
                <w:noProof/>
                <w:webHidden/>
              </w:rPr>
              <w:instrText xml:space="preserve"> PAGEREF _Toc8934115 \h </w:instrText>
            </w:r>
            <w:r w:rsidR="00F757D9">
              <w:rPr>
                <w:noProof/>
                <w:webHidden/>
              </w:rPr>
            </w:r>
            <w:r w:rsidR="00F757D9">
              <w:rPr>
                <w:noProof/>
                <w:webHidden/>
              </w:rPr>
              <w:fldChar w:fldCharType="separate"/>
            </w:r>
            <w:r w:rsidR="00F757D9">
              <w:rPr>
                <w:noProof/>
                <w:webHidden/>
              </w:rPr>
              <w:t>8</w:t>
            </w:r>
            <w:r w:rsidR="00F757D9">
              <w:rPr>
                <w:noProof/>
                <w:webHidden/>
              </w:rPr>
              <w:fldChar w:fldCharType="end"/>
            </w:r>
          </w:hyperlink>
        </w:p>
        <w:p w14:paraId="6CE6C85A" w14:textId="6DE335C4" w:rsidR="00F757D9" w:rsidRDefault="00D04513">
          <w:pPr>
            <w:pStyle w:val="TDC2"/>
            <w:tabs>
              <w:tab w:val="right" w:leader="dot" w:pos="8828"/>
            </w:tabs>
            <w:rPr>
              <w:rFonts w:eastAsiaTheme="minorEastAsia"/>
              <w:noProof/>
              <w:lang w:eastAsia="es-MX"/>
            </w:rPr>
          </w:pPr>
          <w:hyperlink w:anchor="_Toc8934116" w:history="1">
            <w:r w:rsidR="00F757D9" w:rsidRPr="00686DBA">
              <w:rPr>
                <w:rStyle w:val="Hipervnculo"/>
                <w:rFonts w:ascii="Arial" w:hAnsi="Arial" w:cs="Arial"/>
                <w:b/>
                <w:noProof/>
              </w:rPr>
              <w:t>Perspectiva del producto</w:t>
            </w:r>
            <w:r w:rsidR="00F757D9">
              <w:rPr>
                <w:noProof/>
                <w:webHidden/>
              </w:rPr>
              <w:tab/>
            </w:r>
            <w:r w:rsidR="00F757D9">
              <w:rPr>
                <w:noProof/>
                <w:webHidden/>
              </w:rPr>
              <w:fldChar w:fldCharType="begin"/>
            </w:r>
            <w:r w:rsidR="00F757D9">
              <w:rPr>
                <w:noProof/>
                <w:webHidden/>
              </w:rPr>
              <w:instrText xml:space="preserve"> PAGEREF _Toc8934116 \h </w:instrText>
            </w:r>
            <w:r w:rsidR="00F757D9">
              <w:rPr>
                <w:noProof/>
                <w:webHidden/>
              </w:rPr>
            </w:r>
            <w:r w:rsidR="00F757D9">
              <w:rPr>
                <w:noProof/>
                <w:webHidden/>
              </w:rPr>
              <w:fldChar w:fldCharType="separate"/>
            </w:r>
            <w:r w:rsidR="00F757D9">
              <w:rPr>
                <w:noProof/>
                <w:webHidden/>
              </w:rPr>
              <w:t>8</w:t>
            </w:r>
            <w:r w:rsidR="00F757D9">
              <w:rPr>
                <w:noProof/>
                <w:webHidden/>
              </w:rPr>
              <w:fldChar w:fldCharType="end"/>
            </w:r>
          </w:hyperlink>
        </w:p>
        <w:p w14:paraId="6CA10606" w14:textId="1663091C" w:rsidR="00F757D9" w:rsidRDefault="00D04513">
          <w:pPr>
            <w:pStyle w:val="TDC2"/>
            <w:tabs>
              <w:tab w:val="right" w:leader="dot" w:pos="8828"/>
            </w:tabs>
            <w:rPr>
              <w:rFonts w:eastAsiaTheme="minorEastAsia"/>
              <w:noProof/>
              <w:lang w:eastAsia="es-MX"/>
            </w:rPr>
          </w:pPr>
          <w:hyperlink w:anchor="_Toc8934117" w:history="1">
            <w:r w:rsidR="00F757D9" w:rsidRPr="00686DBA">
              <w:rPr>
                <w:rStyle w:val="Hipervnculo"/>
                <w:rFonts w:ascii="Arial" w:hAnsi="Arial" w:cs="Arial"/>
                <w:b/>
                <w:noProof/>
              </w:rPr>
              <w:t>Interfaces del Usuario</w:t>
            </w:r>
            <w:r w:rsidR="00F757D9">
              <w:rPr>
                <w:noProof/>
                <w:webHidden/>
              </w:rPr>
              <w:tab/>
            </w:r>
            <w:r w:rsidR="00F757D9">
              <w:rPr>
                <w:noProof/>
                <w:webHidden/>
              </w:rPr>
              <w:fldChar w:fldCharType="begin"/>
            </w:r>
            <w:r w:rsidR="00F757D9">
              <w:rPr>
                <w:noProof/>
                <w:webHidden/>
              </w:rPr>
              <w:instrText xml:space="preserve"> PAGEREF _Toc8934117 \h </w:instrText>
            </w:r>
            <w:r w:rsidR="00F757D9">
              <w:rPr>
                <w:noProof/>
                <w:webHidden/>
              </w:rPr>
            </w:r>
            <w:r w:rsidR="00F757D9">
              <w:rPr>
                <w:noProof/>
                <w:webHidden/>
              </w:rPr>
              <w:fldChar w:fldCharType="separate"/>
            </w:r>
            <w:r w:rsidR="00F757D9">
              <w:rPr>
                <w:noProof/>
                <w:webHidden/>
              </w:rPr>
              <w:t>8</w:t>
            </w:r>
            <w:r w:rsidR="00F757D9">
              <w:rPr>
                <w:noProof/>
                <w:webHidden/>
              </w:rPr>
              <w:fldChar w:fldCharType="end"/>
            </w:r>
          </w:hyperlink>
        </w:p>
        <w:p w14:paraId="78711295" w14:textId="0EC2826B" w:rsidR="00F757D9" w:rsidRDefault="00D04513">
          <w:pPr>
            <w:pStyle w:val="TDC2"/>
            <w:tabs>
              <w:tab w:val="right" w:leader="dot" w:pos="8828"/>
            </w:tabs>
            <w:rPr>
              <w:rFonts w:eastAsiaTheme="minorEastAsia"/>
              <w:noProof/>
              <w:lang w:eastAsia="es-MX"/>
            </w:rPr>
          </w:pPr>
          <w:hyperlink w:anchor="_Toc8934118" w:history="1">
            <w:r w:rsidR="00F757D9" w:rsidRPr="00686DBA">
              <w:rPr>
                <w:rStyle w:val="Hipervnculo"/>
                <w:rFonts w:ascii="Arial" w:hAnsi="Arial" w:cs="Arial"/>
                <w:b/>
                <w:noProof/>
              </w:rPr>
              <w:t>Interfaces de Hardware</w:t>
            </w:r>
            <w:r w:rsidR="00F757D9">
              <w:rPr>
                <w:noProof/>
                <w:webHidden/>
              </w:rPr>
              <w:tab/>
            </w:r>
            <w:r w:rsidR="00F757D9">
              <w:rPr>
                <w:noProof/>
                <w:webHidden/>
              </w:rPr>
              <w:fldChar w:fldCharType="begin"/>
            </w:r>
            <w:r w:rsidR="00F757D9">
              <w:rPr>
                <w:noProof/>
                <w:webHidden/>
              </w:rPr>
              <w:instrText xml:space="preserve"> PAGEREF _Toc8934118 \h </w:instrText>
            </w:r>
            <w:r w:rsidR="00F757D9">
              <w:rPr>
                <w:noProof/>
                <w:webHidden/>
              </w:rPr>
            </w:r>
            <w:r w:rsidR="00F757D9">
              <w:rPr>
                <w:noProof/>
                <w:webHidden/>
              </w:rPr>
              <w:fldChar w:fldCharType="separate"/>
            </w:r>
            <w:r w:rsidR="00F757D9">
              <w:rPr>
                <w:noProof/>
                <w:webHidden/>
              </w:rPr>
              <w:t>9</w:t>
            </w:r>
            <w:r w:rsidR="00F757D9">
              <w:rPr>
                <w:noProof/>
                <w:webHidden/>
              </w:rPr>
              <w:fldChar w:fldCharType="end"/>
            </w:r>
          </w:hyperlink>
        </w:p>
        <w:p w14:paraId="24E2C874" w14:textId="5B6E0705" w:rsidR="00F757D9" w:rsidRDefault="00D04513">
          <w:pPr>
            <w:pStyle w:val="TDC2"/>
            <w:tabs>
              <w:tab w:val="right" w:leader="dot" w:pos="8828"/>
            </w:tabs>
            <w:rPr>
              <w:rFonts w:eastAsiaTheme="minorEastAsia"/>
              <w:noProof/>
              <w:lang w:eastAsia="es-MX"/>
            </w:rPr>
          </w:pPr>
          <w:hyperlink w:anchor="_Toc8934119" w:history="1">
            <w:r w:rsidR="00F757D9" w:rsidRPr="00686DBA">
              <w:rPr>
                <w:rStyle w:val="Hipervnculo"/>
                <w:rFonts w:ascii="Arial" w:hAnsi="Arial" w:cs="Arial"/>
                <w:b/>
                <w:noProof/>
              </w:rPr>
              <w:t>Interfaces de Software</w:t>
            </w:r>
            <w:r w:rsidR="00F757D9">
              <w:rPr>
                <w:noProof/>
                <w:webHidden/>
              </w:rPr>
              <w:tab/>
            </w:r>
            <w:r w:rsidR="00F757D9">
              <w:rPr>
                <w:noProof/>
                <w:webHidden/>
              </w:rPr>
              <w:fldChar w:fldCharType="begin"/>
            </w:r>
            <w:r w:rsidR="00F757D9">
              <w:rPr>
                <w:noProof/>
                <w:webHidden/>
              </w:rPr>
              <w:instrText xml:space="preserve"> PAGEREF _Toc8934119 \h </w:instrText>
            </w:r>
            <w:r w:rsidR="00F757D9">
              <w:rPr>
                <w:noProof/>
                <w:webHidden/>
              </w:rPr>
            </w:r>
            <w:r w:rsidR="00F757D9">
              <w:rPr>
                <w:noProof/>
                <w:webHidden/>
              </w:rPr>
              <w:fldChar w:fldCharType="separate"/>
            </w:r>
            <w:r w:rsidR="00F757D9">
              <w:rPr>
                <w:noProof/>
                <w:webHidden/>
              </w:rPr>
              <w:t>9</w:t>
            </w:r>
            <w:r w:rsidR="00F757D9">
              <w:rPr>
                <w:noProof/>
                <w:webHidden/>
              </w:rPr>
              <w:fldChar w:fldCharType="end"/>
            </w:r>
          </w:hyperlink>
        </w:p>
        <w:p w14:paraId="2B30DA64" w14:textId="2C41D3DB" w:rsidR="00F757D9" w:rsidRDefault="00D04513">
          <w:pPr>
            <w:pStyle w:val="TDC2"/>
            <w:tabs>
              <w:tab w:val="right" w:leader="dot" w:pos="8828"/>
            </w:tabs>
            <w:rPr>
              <w:rFonts w:eastAsiaTheme="minorEastAsia"/>
              <w:noProof/>
              <w:lang w:eastAsia="es-MX"/>
            </w:rPr>
          </w:pPr>
          <w:hyperlink w:anchor="_Toc8934120" w:history="1">
            <w:r w:rsidR="00F757D9" w:rsidRPr="00686DBA">
              <w:rPr>
                <w:rStyle w:val="Hipervnculo"/>
                <w:rFonts w:ascii="Arial" w:hAnsi="Arial" w:cs="Arial"/>
                <w:b/>
                <w:noProof/>
              </w:rPr>
              <w:t>Interfaces de Comunicación</w:t>
            </w:r>
            <w:r w:rsidR="00F757D9">
              <w:rPr>
                <w:noProof/>
                <w:webHidden/>
              </w:rPr>
              <w:tab/>
            </w:r>
            <w:r w:rsidR="00F757D9">
              <w:rPr>
                <w:noProof/>
                <w:webHidden/>
              </w:rPr>
              <w:fldChar w:fldCharType="begin"/>
            </w:r>
            <w:r w:rsidR="00F757D9">
              <w:rPr>
                <w:noProof/>
                <w:webHidden/>
              </w:rPr>
              <w:instrText xml:space="preserve"> PAGEREF _Toc8934120 \h </w:instrText>
            </w:r>
            <w:r w:rsidR="00F757D9">
              <w:rPr>
                <w:noProof/>
                <w:webHidden/>
              </w:rPr>
            </w:r>
            <w:r w:rsidR="00F757D9">
              <w:rPr>
                <w:noProof/>
                <w:webHidden/>
              </w:rPr>
              <w:fldChar w:fldCharType="separate"/>
            </w:r>
            <w:r w:rsidR="00F757D9">
              <w:rPr>
                <w:noProof/>
                <w:webHidden/>
              </w:rPr>
              <w:t>9</w:t>
            </w:r>
            <w:r w:rsidR="00F757D9">
              <w:rPr>
                <w:noProof/>
                <w:webHidden/>
              </w:rPr>
              <w:fldChar w:fldCharType="end"/>
            </w:r>
          </w:hyperlink>
        </w:p>
        <w:p w14:paraId="0C36F66A" w14:textId="3E426499" w:rsidR="00F757D9" w:rsidRDefault="00D04513">
          <w:pPr>
            <w:pStyle w:val="TDC2"/>
            <w:tabs>
              <w:tab w:val="right" w:leader="dot" w:pos="8828"/>
            </w:tabs>
            <w:rPr>
              <w:rFonts w:eastAsiaTheme="minorEastAsia"/>
              <w:noProof/>
              <w:lang w:eastAsia="es-MX"/>
            </w:rPr>
          </w:pPr>
          <w:hyperlink w:anchor="_Toc8934121" w:history="1">
            <w:r w:rsidR="00F757D9" w:rsidRPr="00686DBA">
              <w:rPr>
                <w:rStyle w:val="Hipervnculo"/>
                <w:rFonts w:ascii="Arial" w:hAnsi="Arial" w:cs="Arial"/>
                <w:b/>
                <w:noProof/>
              </w:rPr>
              <w:t>Limitaciones de Memoria</w:t>
            </w:r>
            <w:r w:rsidR="00F757D9">
              <w:rPr>
                <w:noProof/>
                <w:webHidden/>
              </w:rPr>
              <w:tab/>
            </w:r>
            <w:r w:rsidR="00F757D9">
              <w:rPr>
                <w:noProof/>
                <w:webHidden/>
              </w:rPr>
              <w:fldChar w:fldCharType="begin"/>
            </w:r>
            <w:r w:rsidR="00F757D9">
              <w:rPr>
                <w:noProof/>
                <w:webHidden/>
              </w:rPr>
              <w:instrText xml:space="preserve"> PAGEREF _Toc8934121 \h </w:instrText>
            </w:r>
            <w:r w:rsidR="00F757D9">
              <w:rPr>
                <w:noProof/>
                <w:webHidden/>
              </w:rPr>
            </w:r>
            <w:r w:rsidR="00F757D9">
              <w:rPr>
                <w:noProof/>
                <w:webHidden/>
              </w:rPr>
              <w:fldChar w:fldCharType="separate"/>
            </w:r>
            <w:r w:rsidR="00F757D9">
              <w:rPr>
                <w:noProof/>
                <w:webHidden/>
              </w:rPr>
              <w:t>9</w:t>
            </w:r>
            <w:r w:rsidR="00F757D9">
              <w:rPr>
                <w:noProof/>
                <w:webHidden/>
              </w:rPr>
              <w:fldChar w:fldCharType="end"/>
            </w:r>
          </w:hyperlink>
        </w:p>
        <w:p w14:paraId="3397E9F2" w14:textId="7C930986" w:rsidR="00F757D9" w:rsidRDefault="00D04513">
          <w:pPr>
            <w:pStyle w:val="TDC2"/>
            <w:tabs>
              <w:tab w:val="right" w:leader="dot" w:pos="8828"/>
            </w:tabs>
            <w:rPr>
              <w:rFonts w:eastAsiaTheme="minorEastAsia"/>
              <w:noProof/>
              <w:lang w:eastAsia="es-MX"/>
            </w:rPr>
          </w:pPr>
          <w:hyperlink w:anchor="_Toc8934122" w:history="1">
            <w:r w:rsidR="00F757D9" w:rsidRPr="00686DBA">
              <w:rPr>
                <w:rStyle w:val="Hipervnculo"/>
                <w:rFonts w:ascii="Arial" w:hAnsi="Arial" w:cs="Arial"/>
                <w:b/>
                <w:noProof/>
              </w:rPr>
              <w:t>Operaciones</w:t>
            </w:r>
            <w:r w:rsidR="00F757D9">
              <w:rPr>
                <w:noProof/>
                <w:webHidden/>
              </w:rPr>
              <w:tab/>
            </w:r>
            <w:r w:rsidR="00F757D9">
              <w:rPr>
                <w:noProof/>
                <w:webHidden/>
              </w:rPr>
              <w:fldChar w:fldCharType="begin"/>
            </w:r>
            <w:r w:rsidR="00F757D9">
              <w:rPr>
                <w:noProof/>
                <w:webHidden/>
              </w:rPr>
              <w:instrText xml:space="preserve"> PAGEREF _Toc8934122 \h </w:instrText>
            </w:r>
            <w:r w:rsidR="00F757D9">
              <w:rPr>
                <w:noProof/>
                <w:webHidden/>
              </w:rPr>
            </w:r>
            <w:r w:rsidR="00F757D9">
              <w:rPr>
                <w:noProof/>
                <w:webHidden/>
              </w:rPr>
              <w:fldChar w:fldCharType="separate"/>
            </w:r>
            <w:r w:rsidR="00F757D9">
              <w:rPr>
                <w:noProof/>
                <w:webHidden/>
              </w:rPr>
              <w:t>9</w:t>
            </w:r>
            <w:r w:rsidR="00F757D9">
              <w:rPr>
                <w:noProof/>
                <w:webHidden/>
              </w:rPr>
              <w:fldChar w:fldCharType="end"/>
            </w:r>
          </w:hyperlink>
        </w:p>
        <w:p w14:paraId="65F6AD8C" w14:textId="13D112CB" w:rsidR="00F757D9" w:rsidRDefault="00D04513">
          <w:pPr>
            <w:pStyle w:val="TDC2"/>
            <w:tabs>
              <w:tab w:val="right" w:leader="dot" w:pos="8828"/>
            </w:tabs>
            <w:rPr>
              <w:rFonts w:eastAsiaTheme="minorEastAsia"/>
              <w:noProof/>
              <w:lang w:eastAsia="es-MX"/>
            </w:rPr>
          </w:pPr>
          <w:hyperlink w:anchor="_Toc8934123" w:history="1">
            <w:r w:rsidR="00F757D9" w:rsidRPr="00686DBA">
              <w:rPr>
                <w:rStyle w:val="Hipervnculo"/>
                <w:rFonts w:ascii="Arial" w:hAnsi="Arial" w:cs="Arial"/>
                <w:b/>
                <w:noProof/>
              </w:rPr>
              <w:t>Requisitos de Adaptación</w:t>
            </w:r>
            <w:r w:rsidR="00F757D9">
              <w:rPr>
                <w:noProof/>
                <w:webHidden/>
              </w:rPr>
              <w:tab/>
            </w:r>
            <w:r w:rsidR="00F757D9">
              <w:rPr>
                <w:noProof/>
                <w:webHidden/>
              </w:rPr>
              <w:fldChar w:fldCharType="begin"/>
            </w:r>
            <w:r w:rsidR="00F757D9">
              <w:rPr>
                <w:noProof/>
                <w:webHidden/>
              </w:rPr>
              <w:instrText xml:space="preserve"> PAGEREF _Toc8934123 \h </w:instrText>
            </w:r>
            <w:r w:rsidR="00F757D9">
              <w:rPr>
                <w:noProof/>
                <w:webHidden/>
              </w:rPr>
            </w:r>
            <w:r w:rsidR="00F757D9">
              <w:rPr>
                <w:noProof/>
                <w:webHidden/>
              </w:rPr>
              <w:fldChar w:fldCharType="separate"/>
            </w:r>
            <w:r w:rsidR="00F757D9">
              <w:rPr>
                <w:noProof/>
                <w:webHidden/>
              </w:rPr>
              <w:t>9</w:t>
            </w:r>
            <w:r w:rsidR="00F757D9">
              <w:rPr>
                <w:noProof/>
                <w:webHidden/>
              </w:rPr>
              <w:fldChar w:fldCharType="end"/>
            </w:r>
          </w:hyperlink>
        </w:p>
        <w:p w14:paraId="436CBC62" w14:textId="733C76AB" w:rsidR="00F757D9" w:rsidRDefault="00D04513">
          <w:pPr>
            <w:pStyle w:val="TDC2"/>
            <w:tabs>
              <w:tab w:val="right" w:leader="dot" w:pos="8828"/>
            </w:tabs>
            <w:rPr>
              <w:rFonts w:eastAsiaTheme="minorEastAsia"/>
              <w:noProof/>
              <w:lang w:eastAsia="es-MX"/>
            </w:rPr>
          </w:pPr>
          <w:hyperlink w:anchor="_Toc8934124" w:history="1">
            <w:r w:rsidR="00F757D9" w:rsidRPr="00686DBA">
              <w:rPr>
                <w:rStyle w:val="Hipervnculo"/>
                <w:rFonts w:ascii="Arial" w:hAnsi="Arial" w:cs="Arial"/>
                <w:b/>
                <w:bCs/>
                <w:noProof/>
              </w:rPr>
              <w:t>Funcionalidades del Producto</w:t>
            </w:r>
            <w:r w:rsidR="00F757D9">
              <w:rPr>
                <w:noProof/>
                <w:webHidden/>
              </w:rPr>
              <w:tab/>
            </w:r>
            <w:r w:rsidR="00F757D9">
              <w:rPr>
                <w:noProof/>
                <w:webHidden/>
              </w:rPr>
              <w:fldChar w:fldCharType="begin"/>
            </w:r>
            <w:r w:rsidR="00F757D9">
              <w:rPr>
                <w:noProof/>
                <w:webHidden/>
              </w:rPr>
              <w:instrText xml:space="preserve"> PAGEREF _Toc8934124 \h </w:instrText>
            </w:r>
            <w:r w:rsidR="00F757D9">
              <w:rPr>
                <w:noProof/>
                <w:webHidden/>
              </w:rPr>
            </w:r>
            <w:r w:rsidR="00F757D9">
              <w:rPr>
                <w:noProof/>
                <w:webHidden/>
              </w:rPr>
              <w:fldChar w:fldCharType="separate"/>
            </w:r>
            <w:r w:rsidR="00F757D9">
              <w:rPr>
                <w:noProof/>
                <w:webHidden/>
              </w:rPr>
              <w:t>10</w:t>
            </w:r>
            <w:r w:rsidR="00F757D9">
              <w:rPr>
                <w:noProof/>
                <w:webHidden/>
              </w:rPr>
              <w:fldChar w:fldCharType="end"/>
            </w:r>
          </w:hyperlink>
        </w:p>
        <w:p w14:paraId="3D83E45A" w14:textId="00516EFA" w:rsidR="00F757D9" w:rsidRDefault="00D04513">
          <w:pPr>
            <w:pStyle w:val="TDC2"/>
            <w:tabs>
              <w:tab w:val="right" w:leader="dot" w:pos="8828"/>
            </w:tabs>
            <w:rPr>
              <w:rFonts w:eastAsiaTheme="minorEastAsia"/>
              <w:noProof/>
              <w:lang w:eastAsia="es-MX"/>
            </w:rPr>
          </w:pPr>
          <w:hyperlink w:anchor="_Toc8934125" w:history="1">
            <w:r w:rsidR="00F757D9" w:rsidRPr="00686DBA">
              <w:rPr>
                <w:rStyle w:val="Hipervnculo"/>
                <w:rFonts w:ascii="Arial" w:hAnsi="Arial" w:cs="Arial"/>
                <w:b/>
                <w:noProof/>
              </w:rPr>
              <w:t>Atributos de Calidad</w:t>
            </w:r>
            <w:r w:rsidR="00F757D9">
              <w:rPr>
                <w:noProof/>
                <w:webHidden/>
              </w:rPr>
              <w:tab/>
            </w:r>
            <w:r w:rsidR="00F757D9">
              <w:rPr>
                <w:noProof/>
                <w:webHidden/>
              </w:rPr>
              <w:fldChar w:fldCharType="begin"/>
            </w:r>
            <w:r w:rsidR="00F757D9">
              <w:rPr>
                <w:noProof/>
                <w:webHidden/>
              </w:rPr>
              <w:instrText xml:space="preserve"> PAGEREF _Toc8934125 \h </w:instrText>
            </w:r>
            <w:r w:rsidR="00F757D9">
              <w:rPr>
                <w:noProof/>
                <w:webHidden/>
              </w:rPr>
            </w:r>
            <w:r w:rsidR="00F757D9">
              <w:rPr>
                <w:noProof/>
                <w:webHidden/>
              </w:rPr>
              <w:fldChar w:fldCharType="separate"/>
            </w:r>
            <w:r w:rsidR="00F757D9">
              <w:rPr>
                <w:noProof/>
                <w:webHidden/>
              </w:rPr>
              <w:t>11</w:t>
            </w:r>
            <w:r w:rsidR="00F757D9">
              <w:rPr>
                <w:noProof/>
                <w:webHidden/>
              </w:rPr>
              <w:fldChar w:fldCharType="end"/>
            </w:r>
          </w:hyperlink>
        </w:p>
        <w:p w14:paraId="07DC27FE" w14:textId="7771CC28" w:rsidR="00F757D9" w:rsidRDefault="00D04513">
          <w:pPr>
            <w:pStyle w:val="TDC2"/>
            <w:tabs>
              <w:tab w:val="right" w:leader="dot" w:pos="8828"/>
            </w:tabs>
            <w:rPr>
              <w:rFonts w:eastAsiaTheme="minorEastAsia"/>
              <w:noProof/>
              <w:lang w:eastAsia="es-MX"/>
            </w:rPr>
          </w:pPr>
          <w:hyperlink w:anchor="_Toc8934126" w:history="1">
            <w:r w:rsidR="00F757D9" w:rsidRPr="00686DBA">
              <w:rPr>
                <w:rStyle w:val="Hipervnculo"/>
                <w:rFonts w:ascii="Arial" w:hAnsi="Arial" w:cs="Arial"/>
                <w:b/>
                <w:noProof/>
              </w:rPr>
              <w:t>Restricciones</w:t>
            </w:r>
            <w:r w:rsidR="00F757D9">
              <w:rPr>
                <w:noProof/>
                <w:webHidden/>
              </w:rPr>
              <w:tab/>
            </w:r>
            <w:r w:rsidR="00F757D9">
              <w:rPr>
                <w:noProof/>
                <w:webHidden/>
              </w:rPr>
              <w:fldChar w:fldCharType="begin"/>
            </w:r>
            <w:r w:rsidR="00F757D9">
              <w:rPr>
                <w:noProof/>
                <w:webHidden/>
              </w:rPr>
              <w:instrText xml:space="preserve"> PAGEREF _Toc8934126 \h </w:instrText>
            </w:r>
            <w:r w:rsidR="00F757D9">
              <w:rPr>
                <w:noProof/>
                <w:webHidden/>
              </w:rPr>
            </w:r>
            <w:r w:rsidR="00F757D9">
              <w:rPr>
                <w:noProof/>
                <w:webHidden/>
              </w:rPr>
              <w:fldChar w:fldCharType="separate"/>
            </w:r>
            <w:r w:rsidR="00F757D9">
              <w:rPr>
                <w:noProof/>
                <w:webHidden/>
              </w:rPr>
              <w:t>11</w:t>
            </w:r>
            <w:r w:rsidR="00F757D9">
              <w:rPr>
                <w:noProof/>
                <w:webHidden/>
              </w:rPr>
              <w:fldChar w:fldCharType="end"/>
            </w:r>
          </w:hyperlink>
        </w:p>
        <w:p w14:paraId="23F6DFD7" w14:textId="790087F6" w:rsidR="00F757D9" w:rsidRDefault="00D04513">
          <w:pPr>
            <w:pStyle w:val="TDC2"/>
            <w:tabs>
              <w:tab w:val="right" w:leader="dot" w:pos="8828"/>
            </w:tabs>
            <w:rPr>
              <w:rFonts w:eastAsiaTheme="minorEastAsia"/>
              <w:noProof/>
              <w:lang w:eastAsia="es-MX"/>
            </w:rPr>
          </w:pPr>
          <w:hyperlink w:anchor="_Toc8934127" w:history="1">
            <w:r w:rsidR="00F757D9" w:rsidRPr="00686DBA">
              <w:rPr>
                <w:rStyle w:val="Hipervnculo"/>
                <w:rFonts w:ascii="Arial" w:hAnsi="Arial" w:cs="Arial"/>
                <w:b/>
                <w:bCs/>
                <w:noProof/>
              </w:rPr>
              <w:t>Descripción de Funcionalidad (S</w:t>
            </w:r>
            <w:r w:rsidR="00E13A8E">
              <w:rPr>
                <w:rStyle w:val="Hipervnculo"/>
                <w:rFonts w:ascii="Arial" w:hAnsi="Arial" w:cs="Arial"/>
                <w:b/>
                <w:bCs/>
                <w:noProof/>
              </w:rPr>
              <w:t xml:space="preserve">ección </w:t>
            </w:r>
            <w:r w:rsidR="00F757D9" w:rsidRPr="00686DBA">
              <w:rPr>
                <w:rStyle w:val="Hipervnculo"/>
                <w:rFonts w:ascii="Arial" w:hAnsi="Arial" w:cs="Arial"/>
                <w:b/>
                <w:bCs/>
                <w:noProof/>
              </w:rPr>
              <w:t xml:space="preserve">3 </w:t>
            </w:r>
            <w:r w:rsidR="00E13A8E">
              <w:rPr>
                <w:rStyle w:val="Hipervnculo"/>
                <w:rFonts w:ascii="Arial" w:hAnsi="Arial" w:cs="Arial"/>
                <w:b/>
                <w:bCs/>
                <w:noProof/>
              </w:rPr>
              <w:t>del</w:t>
            </w:r>
            <w:r w:rsidR="00F757D9" w:rsidRPr="00686DBA">
              <w:rPr>
                <w:rStyle w:val="Hipervnculo"/>
                <w:rFonts w:ascii="Arial" w:hAnsi="Arial" w:cs="Arial"/>
                <w:b/>
                <w:bCs/>
                <w:noProof/>
              </w:rPr>
              <w:t xml:space="preserve"> SRS)</w:t>
            </w:r>
            <w:r w:rsidR="00F757D9">
              <w:rPr>
                <w:noProof/>
                <w:webHidden/>
              </w:rPr>
              <w:tab/>
            </w:r>
            <w:r w:rsidR="00F757D9">
              <w:rPr>
                <w:noProof/>
                <w:webHidden/>
              </w:rPr>
              <w:fldChar w:fldCharType="begin"/>
            </w:r>
            <w:r w:rsidR="00F757D9">
              <w:rPr>
                <w:noProof/>
                <w:webHidden/>
              </w:rPr>
              <w:instrText xml:space="preserve"> PAGEREF _Toc8934127 \h </w:instrText>
            </w:r>
            <w:r w:rsidR="00F757D9">
              <w:rPr>
                <w:noProof/>
                <w:webHidden/>
              </w:rPr>
            </w:r>
            <w:r w:rsidR="00F757D9">
              <w:rPr>
                <w:noProof/>
                <w:webHidden/>
              </w:rPr>
              <w:fldChar w:fldCharType="separate"/>
            </w:r>
            <w:r w:rsidR="00F757D9">
              <w:rPr>
                <w:noProof/>
                <w:webHidden/>
              </w:rPr>
              <w:t>12</w:t>
            </w:r>
            <w:r w:rsidR="00F757D9">
              <w:rPr>
                <w:noProof/>
                <w:webHidden/>
              </w:rPr>
              <w:fldChar w:fldCharType="end"/>
            </w:r>
          </w:hyperlink>
        </w:p>
        <w:p w14:paraId="50F60728" w14:textId="010371F7" w:rsidR="00F757D9" w:rsidRDefault="00D04513">
          <w:pPr>
            <w:pStyle w:val="TDC2"/>
            <w:tabs>
              <w:tab w:val="right" w:leader="dot" w:pos="8828"/>
            </w:tabs>
            <w:rPr>
              <w:rFonts w:eastAsiaTheme="minorEastAsia"/>
              <w:noProof/>
              <w:lang w:eastAsia="es-MX"/>
            </w:rPr>
          </w:pPr>
          <w:hyperlink w:anchor="_Toc8934128" w:history="1">
            <w:r w:rsidR="00F757D9" w:rsidRPr="00686DBA">
              <w:rPr>
                <w:rStyle w:val="Hipervnculo"/>
                <w:rFonts w:ascii="Arial" w:hAnsi="Arial" w:cs="Arial"/>
                <w:b/>
                <w:noProof/>
              </w:rPr>
              <w:t>Requerimientos del Hardware</w:t>
            </w:r>
            <w:r w:rsidR="00F757D9">
              <w:rPr>
                <w:noProof/>
                <w:webHidden/>
              </w:rPr>
              <w:tab/>
            </w:r>
            <w:r w:rsidR="00F757D9">
              <w:rPr>
                <w:noProof/>
                <w:webHidden/>
              </w:rPr>
              <w:fldChar w:fldCharType="begin"/>
            </w:r>
            <w:r w:rsidR="00F757D9">
              <w:rPr>
                <w:noProof/>
                <w:webHidden/>
              </w:rPr>
              <w:instrText xml:space="preserve"> PAGEREF _Toc8934128 \h </w:instrText>
            </w:r>
            <w:r w:rsidR="00F757D9">
              <w:rPr>
                <w:noProof/>
                <w:webHidden/>
              </w:rPr>
            </w:r>
            <w:r w:rsidR="00F757D9">
              <w:rPr>
                <w:noProof/>
                <w:webHidden/>
              </w:rPr>
              <w:fldChar w:fldCharType="separate"/>
            </w:r>
            <w:r w:rsidR="00F757D9">
              <w:rPr>
                <w:noProof/>
                <w:webHidden/>
              </w:rPr>
              <w:t>17</w:t>
            </w:r>
            <w:r w:rsidR="00F757D9">
              <w:rPr>
                <w:noProof/>
                <w:webHidden/>
              </w:rPr>
              <w:fldChar w:fldCharType="end"/>
            </w:r>
          </w:hyperlink>
        </w:p>
        <w:p w14:paraId="097D7163" w14:textId="3D6386F1" w:rsidR="00F757D9" w:rsidRDefault="00D04513">
          <w:pPr>
            <w:pStyle w:val="TDC3"/>
            <w:tabs>
              <w:tab w:val="right" w:leader="dot" w:pos="8828"/>
            </w:tabs>
            <w:rPr>
              <w:rFonts w:eastAsiaTheme="minorEastAsia"/>
              <w:noProof/>
              <w:lang w:eastAsia="es-MX"/>
            </w:rPr>
          </w:pPr>
          <w:hyperlink w:anchor="_Toc8934129" w:history="1">
            <w:r w:rsidR="00F757D9" w:rsidRPr="00686DBA">
              <w:rPr>
                <w:rStyle w:val="Hipervnculo"/>
                <w:rFonts w:ascii="Arial" w:hAnsi="Arial" w:cs="Arial"/>
                <w:b/>
                <w:noProof/>
              </w:rPr>
              <w:t>Lenguaje de Programación</w:t>
            </w:r>
            <w:r w:rsidR="00F757D9">
              <w:rPr>
                <w:noProof/>
                <w:webHidden/>
              </w:rPr>
              <w:tab/>
            </w:r>
            <w:r w:rsidR="00F757D9">
              <w:rPr>
                <w:noProof/>
                <w:webHidden/>
              </w:rPr>
              <w:fldChar w:fldCharType="begin"/>
            </w:r>
            <w:r w:rsidR="00F757D9">
              <w:rPr>
                <w:noProof/>
                <w:webHidden/>
              </w:rPr>
              <w:instrText xml:space="preserve"> PAGEREF _Toc8934129 \h </w:instrText>
            </w:r>
            <w:r w:rsidR="00F757D9">
              <w:rPr>
                <w:noProof/>
                <w:webHidden/>
              </w:rPr>
            </w:r>
            <w:r w:rsidR="00F757D9">
              <w:rPr>
                <w:noProof/>
                <w:webHidden/>
              </w:rPr>
              <w:fldChar w:fldCharType="separate"/>
            </w:r>
            <w:r w:rsidR="00F757D9">
              <w:rPr>
                <w:noProof/>
                <w:webHidden/>
              </w:rPr>
              <w:t>18</w:t>
            </w:r>
            <w:r w:rsidR="00F757D9">
              <w:rPr>
                <w:noProof/>
                <w:webHidden/>
              </w:rPr>
              <w:fldChar w:fldCharType="end"/>
            </w:r>
          </w:hyperlink>
        </w:p>
        <w:p w14:paraId="2C738D00" w14:textId="4A696C34" w:rsidR="00F757D9" w:rsidRDefault="00D04513">
          <w:pPr>
            <w:pStyle w:val="TDC2"/>
            <w:tabs>
              <w:tab w:val="right" w:leader="dot" w:pos="8828"/>
            </w:tabs>
            <w:rPr>
              <w:rFonts w:eastAsiaTheme="minorEastAsia"/>
              <w:noProof/>
              <w:lang w:eastAsia="es-MX"/>
            </w:rPr>
          </w:pPr>
          <w:hyperlink w:anchor="_Toc8934130" w:history="1">
            <w:r w:rsidR="00F757D9" w:rsidRPr="00686DBA">
              <w:rPr>
                <w:rStyle w:val="Hipervnculo"/>
                <w:rFonts w:ascii="Arial" w:hAnsi="Arial" w:cs="Arial"/>
                <w:b/>
                <w:noProof/>
              </w:rPr>
              <w:t>Suposiciones y Dependencias</w:t>
            </w:r>
            <w:r w:rsidR="00F757D9">
              <w:rPr>
                <w:noProof/>
                <w:webHidden/>
              </w:rPr>
              <w:tab/>
            </w:r>
            <w:r w:rsidR="00F757D9">
              <w:rPr>
                <w:noProof/>
                <w:webHidden/>
              </w:rPr>
              <w:fldChar w:fldCharType="begin"/>
            </w:r>
            <w:r w:rsidR="00F757D9">
              <w:rPr>
                <w:noProof/>
                <w:webHidden/>
              </w:rPr>
              <w:instrText xml:space="preserve"> PAGEREF _Toc8934130 \h </w:instrText>
            </w:r>
            <w:r w:rsidR="00F757D9">
              <w:rPr>
                <w:noProof/>
                <w:webHidden/>
              </w:rPr>
            </w:r>
            <w:r w:rsidR="00F757D9">
              <w:rPr>
                <w:noProof/>
                <w:webHidden/>
              </w:rPr>
              <w:fldChar w:fldCharType="separate"/>
            </w:r>
            <w:r w:rsidR="00F757D9">
              <w:rPr>
                <w:noProof/>
                <w:webHidden/>
              </w:rPr>
              <w:t>18</w:t>
            </w:r>
            <w:r w:rsidR="00F757D9">
              <w:rPr>
                <w:noProof/>
                <w:webHidden/>
              </w:rPr>
              <w:fldChar w:fldCharType="end"/>
            </w:r>
          </w:hyperlink>
        </w:p>
        <w:p w14:paraId="67F50F04" w14:textId="0297720D" w:rsidR="00F757D9" w:rsidRDefault="00D04513">
          <w:pPr>
            <w:pStyle w:val="TDC2"/>
            <w:tabs>
              <w:tab w:val="right" w:leader="dot" w:pos="8828"/>
            </w:tabs>
            <w:rPr>
              <w:rFonts w:eastAsiaTheme="minorEastAsia"/>
              <w:noProof/>
              <w:lang w:eastAsia="es-MX"/>
            </w:rPr>
          </w:pPr>
          <w:hyperlink w:anchor="_Toc8934131" w:history="1">
            <w:r w:rsidR="00F757D9" w:rsidRPr="00686DBA">
              <w:rPr>
                <w:rStyle w:val="Hipervnculo"/>
                <w:rFonts w:ascii="Arial" w:hAnsi="Arial" w:cs="Arial"/>
                <w:b/>
                <w:bCs/>
                <w:noProof/>
              </w:rPr>
              <w:t>Asignación de Requisitos</w:t>
            </w:r>
            <w:r w:rsidR="00F757D9">
              <w:rPr>
                <w:noProof/>
                <w:webHidden/>
              </w:rPr>
              <w:tab/>
            </w:r>
            <w:r w:rsidR="00F757D9">
              <w:rPr>
                <w:noProof/>
                <w:webHidden/>
              </w:rPr>
              <w:fldChar w:fldCharType="begin"/>
            </w:r>
            <w:r w:rsidR="00F757D9">
              <w:rPr>
                <w:noProof/>
                <w:webHidden/>
              </w:rPr>
              <w:instrText xml:space="preserve"> PAGEREF _Toc8934131 \h </w:instrText>
            </w:r>
            <w:r w:rsidR="00F757D9">
              <w:rPr>
                <w:noProof/>
                <w:webHidden/>
              </w:rPr>
            </w:r>
            <w:r w:rsidR="00F757D9">
              <w:rPr>
                <w:noProof/>
                <w:webHidden/>
              </w:rPr>
              <w:fldChar w:fldCharType="separate"/>
            </w:r>
            <w:r w:rsidR="00F757D9">
              <w:rPr>
                <w:noProof/>
                <w:webHidden/>
              </w:rPr>
              <w:t>18</w:t>
            </w:r>
            <w:r w:rsidR="00F757D9">
              <w:rPr>
                <w:noProof/>
                <w:webHidden/>
              </w:rPr>
              <w:fldChar w:fldCharType="end"/>
            </w:r>
          </w:hyperlink>
        </w:p>
        <w:p w14:paraId="3F4DFA60" w14:textId="10FEC2B2" w:rsidR="00F757D9" w:rsidRDefault="00D04513">
          <w:pPr>
            <w:pStyle w:val="TDC2"/>
            <w:tabs>
              <w:tab w:val="right" w:leader="dot" w:pos="8828"/>
            </w:tabs>
            <w:rPr>
              <w:rFonts w:eastAsiaTheme="minorEastAsia"/>
              <w:noProof/>
              <w:lang w:eastAsia="es-MX"/>
            </w:rPr>
          </w:pPr>
          <w:hyperlink w:anchor="_Toc8934132" w:history="1">
            <w:r w:rsidR="00F757D9" w:rsidRPr="00686DBA">
              <w:rPr>
                <w:rStyle w:val="Hipervnculo"/>
                <w:rFonts w:ascii="Arial" w:hAnsi="Arial" w:cs="Arial"/>
                <w:b/>
                <w:noProof/>
              </w:rPr>
              <w:t>Estrategia de Pruebas</w:t>
            </w:r>
            <w:r w:rsidR="00F757D9">
              <w:rPr>
                <w:noProof/>
                <w:webHidden/>
              </w:rPr>
              <w:tab/>
            </w:r>
            <w:r w:rsidR="00F757D9">
              <w:rPr>
                <w:noProof/>
                <w:webHidden/>
              </w:rPr>
              <w:fldChar w:fldCharType="begin"/>
            </w:r>
            <w:r w:rsidR="00F757D9">
              <w:rPr>
                <w:noProof/>
                <w:webHidden/>
              </w:rPr>
              <w:instrText xml:space="preserve"> PAGEREF _Toc8934132 \h </w:instrText>
            </w:r>
            <w:r w:rsidR="00F757D9">
              <w:rPr>
                <w:noProof/>
                <w:webHidden/>
              </w:rPr>
            </w:r>
            <w:r w:rsidR="00F757D9">
              <w:rPr>
                <w:noProof/>
                <w:webHidden/>
              </w:rPr>
              <w:fldChar w:fldCharType="separate"/>
            </w:r>
            <w:r w:rsidR="00F757D9">
              <w:rPr>
                <w:noProof/>
                <w:webHidden/>
              </w:rPr>
              <w:t>18</w:t>
            </w:r>
            <w:r w:rsidR="00F757D9">
              <w:rPr>
                <w:noProof/>
                <w:webHidden/>
              </w:rPr>
              <w:fldChar w:fldCharType="end"/>
            </w:r>
          </w:hyperlink>
        </w:p>
        <w:p w14:paraId="2D8AFA43" w14:textId="7E55DF1D" w:rsidR="00F757D9" w:rsidRDefault="00D04513">
          <w:pPr>
            <w:pStyle w:val="TDC2"/>
            <w:tabs>
              <w:tab w:val="right" w:leader="dot" w:pos="8828"/>
            </w:tabs>
            <w:rPr>
              <w:rFonts w:eastAsiaTheme="minorEastAsia"/>
              <w:noProof/>
              <w:lang w:eastAsia="es-MX"/>
            </w:rPr>
          </w:pPr>
          <w:hyperlink w:anchor="_Toc8934133" w:history="1">
            <w:r w:rsidR="00F757D9" w:rsidRPr="00686DBA">
              <w:rPr>
                <w:rStyle w:val="Hipervnculo"/>
                <w:rFonts w:ascii="Arial" w:hAnsi="Arial" w:cs="Arial"/>
                <w:b/>
                <w:noProof/>
              </w:rPr>
              <w:t>Arquitectura de Información</w:t>
            </w:r>
            <w:r w:rsidR="00F757D9">
              <w:rPr>
                <w:noProof/>
                <w:webHidden/>
              </w:rPr>
              <w:tab/>
            </w:r>
            <w:r w:rsidR="00F757D9">
              <w:rPr>
                <w:noProof/>
                <w:webHidden/>
              </w:rPr>
              <w:fldChar w:fldCharType="begin"/>
            </w:r>
            <w:r w:rsidR="00F757D9">
              <w:rPr>
                <w:noProof/>
                <w:webHidden/>
              </w:rPr>
              <w:instrText xml:space="preserve"> PAGEREF _Toc8934133 \h </w:instrText>
            </w:r>
            <w:r w:rsidR="00F757D9">
              <w:rPr>
                <w:noProof/>
                <w:webHidden/>
              </w:rPr>
            </w:r>
            <w:r w:rsidR="00F757D9">
              <w:rPr>
                <w:noProof/>
                <w:webHidden/>
              </w:rPr>
              <w:fldChar w:fldCharType="separate"/>
            </w:r>
            <w:r w:rsidR="00F757D9">
              <w:rPr>
                <w:noProof/>
                <w:webHidden/>
              </w:rPr>
              <w:t>19</w:t>
            </w:r>
            <w:r w:rsidR="00F757D9">
              <w:rPr>
                <w:noProof/>
                <w:webHidden/>
              </w:rPr>
              <w:fldChar w:fldCharType="end"/>
            </w:r>
          </w:hyperlink>
        </w:p>
        <w:p w14:paraId="47AF9775" w14:textId="0941A724" w:rsidR="00F757D9" w:rsidRDefault="00D04513">
          <w:pPr>
            <w:pStyle w:val="TDC2"/>
            <w:tabs>
              <w:tab w:val="right" w:leader="dot" w:pos="8828"/>
            </w:tabs>
            <w:rPr>
              <w:rFonts w:eastAsiaTheme="minorEastAsia"/>
              <w:noProof/>
              <w:lang w:eastAsia="es-MX"/>
            </w:rPr>
          </w:pPr>
          <w:hyperlink w:anchor="_Toc8934134" w:history="1">
            <w:r w:rsidR="00F757D9" w:rsidRPr="00686DBA">
              <w:rPr>
                <w:rStyle w:val="Hipervnculo"/>
                <w:rFonts w:ascii="Arial" w:hAnsi="Arial" w:cs="Arial"/>
                <w:b/>
                <w:noProof/>
              </w:rPr>
              <w:t>Funcionalidades y Prioridad</w:t>
            </w:r>
            <w:r w:rsidR="00F757D9">
              <w:rPr>
                <w:noProof/>
                <w:webHidden/>
              </w:rPr>
              <w:tab/>
            </w:r>
            <w:r w:rsidR="00F757D9">
              <w:rPr>
                <w:noProof/>
                <w:webHidden/>
              </w:rPr>
              <w:fldChar w:fldCharType="begin"/>
            </w:r>
            <w:r w:rsidR="00F757D9">
              <w:rPr>
                <w:noProof/>
                <w:webHidden/>
              </w:rPr>
              <w:instrText xml:space="preserve"> PAGEREF _Toc8934134 \h </w:instrText>
            </w:r>
            <w:r w:rsidR="00F757D9">
              <w:rPr>
                <w:noProof/>
                <w:webHidden/>
              </w:rPr>
            </w:r>
            <w:r w:rsidR="00F757D9">
              <w:rPr>
                <w:noProof/>
                <w:webHidden/>
              </w:rPr>
              <w:fldChar w:fldCharType="separate"/>
            </w:r>
            <w:r w:rsidR="00F757D9">
              <w:rPr>
                <w:noProof/>
                <w:webHidden/>
              </w:rPr>
              <w:t>19</w:t>
            </w:r>
            <w:r w:rsidR="00F757D9">
              <w:rPr>
                <w:noProof/>
                <w:webHidden/>
              </w:rPr>
              <w:fldChar w:fldCharType="end"/>
            </w:r>
          </w:hyperlink>
        </w:p>
        <w:p w14:paraId="36524968" w14:textId="0ECBBE2D" w:rsidR="00F757D9" w:rsidRDefault="00D04513">
          <w:pPr>
            <w:pStyle w:val="TDC2"/>
            <w:tabs>
              <w:tab w:val="right" w:leader="dot" w:pos="8828"/>
            </w:tabs>
            <w:rPr>
              <w:rFonts w:eastAsiaTheme="minorEastAsia"/>
              <w:noProof/>
              <w:lang w:eastAsia="es-MX"/>
            </w:rPr>
          </w:pPr>
          <w:hyperlink w:anchor="_Toc8934135" w:history="1">
            <w:r w:rsidR="00F757D9" w:rsidRPr="00686DBA">
              <w:rPr>
                <w:rStyle w:val="Hipervnculo"/>
                <w:rFonts w:ascii="Arial" w:hAnsi="Arial" w:cs="Arial"/>
                <w:b/>
                <w:noProof/>
              </w:rPr>
              <w:t>Anexos</w:t>
            </w:r>
            <w:r w:rsidR="00F757D9">
              <w:rPr>
                <w:noProof/>
                <w:webHidden/>
              </w:rPr>
              <w:tab/>
            </w:r>
            <w:r w:rsidR="00F757D9">
              <w:rPr>
                <w:noProof/>
                <w:webHidden/>
              </w:rPr>
              <w:fldChar w:fldCharType="begin"/>
            </w:r>
            <w:r w:rsidR="00F757D9">
              <w:rPr>
                <w:noProof/>
                <w:webHidden/>
              </w:rPr>
              <w:instrText xml:space="preserve"> PAGEREF _Toc8934135 \h </w:instrText>
            </w:r>
            <w:r w:rsidR="00F757D9">
              <w:rPr>
                <w:noProof/>
                <w:webHidden/>
              </w:rPr>
            </w:r>
            <w:r w:rsidR="00F757D9">
              <w:rPr>
                <w:noProof/>
                <w:webHidden/>
              </w:rPr>
              <w:fldChar w:fldCharType="separate"/>
            </w:r>
            <w:r w:rsidR="00F757D9">
              <w:rPr>
                <w:noProof/>
                <w:webHidden/>
              </w:rPr>
              <w:t>20</w:t>
            </w:r>
            <w:r w:rsidR="00F757D9">
              <w:rPr>
                <w:noProof/>
                <w:webHidden/>
              </w:rPr>
              <w:fldChar w:fldCharType="end"/>
            </w:r>
          </w:hyperlink>
        </w:p>
        <w:p w14:paraId="0DD6F5D3" w14:textId="4B806BEB" w:rsidR="00F757D9" w:rsidRDefault="00D04513">
          <w:pPr>
            <w:pStyle w:val="TDC3"/>
            <w:tabs>
              <w:tab w:val="right" w:leader="dot" w:pos="8828"/>
            </w:tabs>
            <w:rPr>
              <w:rFonts w:eastAsiaTheme="minorEastAsia"/>
              <w:noProof/>
              <w:lang w:eastAsia="es-MX"/>
            </w:rPr>
          </w:pPr>
          <w:hyperlink w:anchor="_Toc8934136" w:history="1">
            <w:r w:rsidR="00F757D9" w:rsidRPr="00686DBA">
              <w:rPr>
                <w:rStyle w:val="Hipervnculo"/>
                <w:rFonts w:ascii="Arial" w:hAnsi="Arial" w:cs="Arial"/>
                <w:b/>
                <w:noProof/>
              </w:rPr>
              <w:t>Técnica de Estimación</w:t>
            </w:r>
            <w:r w:rsidR="00F757D9">
              <w:rPr>
                <w:noProof/>
                <w:webHidden/>
              </w:rPr>
              <w:tab/>
            </w:r>
            <w:r w:rsidR="00F757D9">
              <w:rPr>
                <w:noProof/>
                <w:webHidden/>
              </w:rPr>
              <w:fldChar w:fldCharType="begin"/>
            </w:r>
            <w:r w:rsidR="00F757D9">
              <w:rPr>
                <w:noProof/>
                <w:webHidden/>
              </w:rPr>
              <w:instrText xml:space="preserve"> PAGEREF _Toc8934136 \h </w:instrText>
            </w:r>
            <w:r w:rsidR="00F757D9">
              <w:rPr>
                <w:noProof/>
                <w:webHidden/>
              </w:rPr>
            </w:r>
            <w:r w:rsidR="00F757D9">
              <w:rPr>
                <w:noProof/>
                <w:webHidden/>
              </w:rPr>
              <w:fldChar w:fldCharType="separate"/>
            </w:r>
            <w:r w:rsidR="00F757D9">
              <w:rPr>
                <w:noProof/>
                <w:webHidden/>
              </w:rPr>
              <w:t>20</w:t>
            </w:r>
            <w:r w:rsidR="00F757D9">
              <w:rPr>
                <w:noProof/>
                <w:webHidden/>
              </w:rPr>
              <w:fldChar w:fldCharType="end"/>
            </w:r>
          </w:hyperlink>
        </w:p>
        <w:p w14:paraId="0AA1475E" w14:textId="05AA41AA" w:rsidR="00F757D9" w:rsidRDefault="00D04513">
          <w:pPr>
            <w:pStyle w:val="TDC3"/>
            <w:tabs>
              <w:tab w:val="right" w:leader="dot" w:pos="8828"/>
            </w:tabs>
            <w:rPr>
              <w:rFonts w:eastAsiaTheme="minorEastAsia"/>
              <w:noProof/>
              <w:lang w:eastAsia="es-MX"/>
            </w:rPr>
          </w:pPr>
          <w:hyperlink w:anchor="_Toc8934137" w:history="1">
            <w:r w:rsidR="00F757D9" w:rsidRPr="00686DBA">
              <w:rPr>
                <w:rStyle w:val="Hipervnculo"/>
                <w:rFonts w:ascii="Arial" w:hAnsi="Arial" w:cs="Arial"/>
                <w:b/>
                <w:noProof/>
              </w:rPr>
              <w:t>Diseño de Interfaces de Usuario</w:t>
            </w:r>
            <w:r w:rsidR="00F757D9">
              <w:rPr>
                <w:noProof/>
                <w:webHidden/>
              </w:rPr>
              <w:tab/>
            </w:r>
            <w:r w:rsidR="00F757D9">
              <w:rPr>
                <w:noProof/>
                <w:webHidden/>
              </w:rPr>
              <w:fldChar w:fldCharType="begin"/>
            </w:r>
            <w:r w:rsidR="00F757D9">
              <w:rPr>
                <w:noProof/>
                <w:webHidden/>
              </w:rPr>
              <w:instrText xml:space="preserve"> PAGEREF _Toc8934137 \h </w:instrText>
            </w:r>
            <w:r w:rsidR="00F757D9">
              <w:rPr>
                <w:noProof/>
                <w:webHidden/>
              </w:rPr>
            </w:r>
            <w:r w:rsidR="00F757D9">
              <w:rPr>
                <w:noProof/>
                <w:webHidden/>
              </w:rPr>
              <w:fldChar w:fldCharType="separate"/>
            </w:r>
            <w:r w:rsidR="00F757D9">
              <w:rPr>
                <w:noProof/>
                <w:webHidden/>
              </w:rPr>
              <w:t>21</w:t>
            </w:r>
            <w:r w:rsidR="00F757D9">
              <w:rPr>
                <w:noProof/>
                <w:webHidden/>
              </w:rPr>
              <w:fldChar w:fldCharType="end"/>
            </w:r>
          </w:hyperlink>
        </w:p>
        <w:p w14:paraId="68FFE49D" w14:textId="4477F57F" w:rsidR="00F60EE6" w:rsidRDefault="00F60EE6">
          <w:r>
            <w:rPr>
              <w:b/>
              <w:bCs/>
              <w:lang w:val="es-ES"/>
            </w:rPr>
            <w:fldChar w:fldCharType="end"/>
          </w:r>
        </w:p>
      </w:sdtContent>
    </w:sdt>
    <w:p w14:paraId="459ED4D8" w14:textId="77777777" w:rsidR="00F60EE6" w:rsidRDefault="00F60EE6" w:rsidP="00841634">
      <w:pPr>
        <w:jc w:val="center"/>
        <w:rPr>
          <w:b/>
          <w:sz w:val="28"/>
          <w:szCs w:val="28"/>
        </w:rPr>
      </w:pPr>
    </w:p>
    <w:p w14:paraId="4942299B" w14:textId="77777777" w:rsidR="004D7003" w:rsidRDefault="004D7003" w:rsidP="2CFF2436">
      <w:pPr>
        <w:rPr>
          <w:b/>
          <w:sz w:val="28"/>
          <w:szCs w:val="28"/>
        </w:rPr>
      </w:pPr>
    </w:p>
    <w:p w14:paraId="44D8E9F0" w14:textId="77777777" w:rsidR="004D7003" w:rsidRDefault="004D7003" w:rsidP="2CFF2436">
      <w:pPr>
        <w:rPr>
          <w:b/>
          <w:sz w:val="28"/>
          <w:szCs w:val="28"/>
        </w:rPr>
      </w:pPr>
    </w:p>
    <w:p w14:paraId="41357DF8" w14:textId="77777777" w:rsidR="004D7003" w:rsidRDefault="004D7003" w:rsidP="2CFF2436">
      <w:pPr>
        <w:rPr>
          <w:b/>
          <w:sz w:val="28"/>
          <w:szCs w:val="28"/>
        </w:rPr>
      </w:pPr>
    </w:p>
    <w:p w14:paraId="5C3B3CD0" w14:textId="77777777" w:rsidR="004D7003" w:rsidRDefault="004D7003" w:rsidP="2CFF2436">
      <w:pPr>
        <w:rPr>
          <w:b/>
          <w:sz w:val="28"/>
          <w:szCs w:val="28"/>
        </w:rPr>
      </w:pPr>
    </w:p>
    <w:p w14:paraId="700D26E7" w14:textId="77777777" w:rsidR="004D7003" w:rsidRDefault="004D7003" w:rsidP="2CFF2436">
      <w:pPr>
        <w:rPr>
          <w:b/>
          <w:sz w:val="28"/>
          <w:szCs w:val="28"/>
        </w:rPr>
      </w:pPr>
    </w:p>
    <w:p w14:paraId="12F9B80E" w14:textId="77777777" w:rsidR="004D7003" w:rsidRDefault="004D7003" w:rsidP="2CFF2436">
      <w:pPr>
        <w:rPr>
          <w:b/>
          <w:sz w:val="28"/>
          <w:szCs w:val="28"/>
        </w:rPr>
      </w:pPr>
    </w:p>
    <w:p w14:paraId="2BA8A603" w14:textId="77777777" w:rsidR="004D7003" w:rsidRDefault="004D7003" w:rsidP="2CFF2436">
      <w:pPr>
        <w:rPr>
          <w:b/>
          <w:sz w:val="28"/>
          <w:szCs w:val="28"/>
        </w:rPr>
      </w:pPr>
    </w:p>
    <w:p w14:paraId="0C25CF8F" w14:textId="77777777" w:rsidR="004D7003" w:rsidRDefault="004D7003" w:rsidP="2CFF2436">
      <w:pPr>
        <w:rPr>
          <w:b/>
          <w:sz w:val="28"/>
          <w:szCs w:val="28"/>
        </w:rPr>
      </w:pPr>
    </w:p>
    <w:p w14:paraId="6CE89FE3" w14:textId="77777777" w:rsidR="004D7003" w:rsidRDefault="004D7003" w:rsidP="2CFF2436">
      <w:pPr>
        <w:rPr>
          <w:b/>
          <w:sz w:val="28"/>
          <w:szCs w:val="28"/>
        </w:rPr>
      </w:pPr>
    </w:p>
    <w:p w14:paraId="542E9BA6" w14:textId="77777777" w:rsidR="004D7003" w:rsidRDefault="004D7003" w:rsidP="2CFF2436">
      <w:pPr>
        <w:rPr>
          <w:b/>
          <w:sz w:val="28"/>
          <w:szCs w:val="28"/>
        </w:rPr>
      </w:pPr>
    </w:p>
    <w:p w14:paraId="35E59393" w14:textId="77777777" w:rsidR="004D7003" w:rsidRDefault="004D7003" w:rsidP="2CFF2436">
      <w:pPr>
        <w:rPr>
          <w:b/>
          <w:sz w:val="28"/>
          <w:szCs w:val="28"/>
        </w:rPr>
      </w:pPr>
    </w:p>
    <w:p w14:paraId="1D0105F4" w14:textId="77777777" w:rsidR="004D7003" w:rsidRDefault="004D7003" w:rsidP="2CFF2436">
      <w:pPr>
        <w:rPr>
          <w:b/>
          <w:sz w:val="28"/>
          <w:szCs w:val="28"/>
        </w:rPr>
      </w:pPr>
    </w:p>
    <w:p w14:paraId="0DB24FE4" w14:textId="77777777" w:rsidR="004D7003" w:rsidRDefault="004D7003" w:rsidP="2CFF2436">
      <w:pPr>
        <w:rPr>
          <w:b/>
          <w:sz w:val="28"/>
          <w:szCs w:val="28"/>
        </w:rPr>
      </w:pPr>
    </w:p>
    <w:p w14:paraId="4CA7F2DE" w14:textId="77777777" w:rsidR="00083D56" w:rsidRDefault="00083D56" w:rsidP="00083D56"/>
    <w:p w14:paraId="556A892E" w14:textId="4D67E89B" w:rsidR="00083D56" w:rsidRDefault="00083D56" w:rsidP="00083D56"/>
    <w:p w14:paraId="539B1E01" w14:textId="432BA2EF" w:rsidR="00083D56" w:rsidRDefault="00083D56" w:rsidP="00083D56"/>
    <w:p w14:paraId="4B683565" w14:textId="12683901" w:rsidR="00083D56" w:rsidRPr="00083D56" w:rsidRDefault="00083D56" w:rsidP="00083D56">
      <w:r>
        <w:br w:type="page"/>
      </w:r>
    </w:p>
    <w:p w14:paraId="50A6D57B" w14:textId="73144D92" w:rsidR="39D5AA93" w:rsidRPr="007B50C4" w:rsidRDefault="7F834C6E" w:rsidP="0088509A">
      <w:pPr>
        <w:pStyle w:val="Ttulo1"/>
        <w:spacing w:line="276" w:lineRule="auto"/>
        <w:jc w:val="both"/>
        <w:rPr>
          <w:rFonts w:ascii="Arial" w:hAnsi="Arial" w:cs="Arial"/>
          <w:b/>
          <w:i/>
          <w:color w:val="auto"/>
        </w:rPr>
      </w:pPr>
      <w:bookmarkStart w:id="0" w:name="_Toc8934109"/>
      <w:r w:rsidRPr="007B50C4">
        <w:rPr>
          <w:rFonts w:ascii="Arial" w:hAnsi="Arial" w:cs="Arial"/>
          <w:b/>
          <w:color w:val="auto"/>
        </w:rPr>
        <w:lastRenderedPageBreak/>
        <w:t xml:space="preserve">Introducción </w:t>
      </w:r>
      <w:r w:rsidR="5F1A8352" w:rsidRPr="007B50C4">
        <w:rPr>
          <w:rFonts w:ascii="Arial" w:hAnsi="Arial" w:cs="Arial"/>
          <w:b/>
          <w:color w:val="auto"/>
        </w:rPr>
        <w:t xml:space="preserve">(Sección </w:t>
      </w:r>
      <w:r w:rsidR="4801C54D" w:rsidRPr="007B50C4">
        <w:rPr>
          <w:rFonts w:ascii="Arial" w:hAnsi="Arial" w:cs="Arial"/>
          <w:b/>
          <w:color w:val="auto"/>
        </w:rPr>
        <w:t xml:space="preserve">1 </w:t>
      </w:r>
      <w:r w:rsidR="1F1E6257" w:rsidRPr="007B50C4">
        <w:rPr>
          <w:rFonts w:ascii="Arial" w:hAnsi="Arial" w:cs="Arial"/>
          <w:b/>
          <w:color w:val="auto"/>
        </w:rPr>
        <w:t>del SRS)</w:t>
      </w:r>
      <w:bookmarkEnd w:id="0"/>
    </w:p>
    <w:p w14:paraId="2BC5C773" w14:textId="6E869A77" w:rsidR="2A24F411" w:rsidRDefault="2A24F411" w:rsidP="0088509A">
      <w:pPr>
        <w:pStyle w:val="Ttulo2"/>
        <w:spacing w:line="276" w:lineRule="auto"/>
        <w:jc w:val="both"/>
        <w:rPr>
          <w:rFonts w:ascii="Arial" w:hAnsi="Arial" w:cs="Arial"/>
          <w:b/>
          <w:bCs/>
          <w:color w:val="auto"/>
        </w:rPr>
      </w:pPr>
    </w:p>
    <w:p w14:paraId="52A40EF2" w14:textId="73144D92" w:rsidR="1A4E96C8" w:rsidRPr="007B50C4" w:rsidRDefault="59E89C11" w:rsidP="0088509A">
      <w:pPr>
        <w:pStyle w:val="Ttulo2"/>
        <w:spacing w:line="276" w:lineRule="auto"/>
        <w:jc w:val="both"/>
        <w:rPr>
          <w:rFonts w:ascii="Arial" w:hAnsi="Arial" w:cs="Arial"/>
          <w:b/>
          <w:color w:val="auto"/>
        </w:rPr>
      </w:pPr>
      <w:bookmarkStart w:id="1" w:name="_Toc8934110"/>
      <w:r w:rsidRPr="007B50C4">
        <w:rPr>
          <w:rFonts w:ascii="Arial" w:hAnsi="Arial" w:cs="Arial"/>
          <w:b/>
          <w:color w:val="auto"/>
        </w:rPr>
        <w:t>Propósito</w:t>
      </w:r>
      <w:bookmarkEnd w:id="1"/>
    </w:p>
    <w:p w14:paraId="4ED27E9F" w14:textId="72407455" w:rsidR="2A24F411" w:rsidRDefault="2A24F411" w:rsidP="0088509A">
      <w:pPr>
        <w:spacing w:line="276" w:lineRule="auto"/>
        <w:jc w:val="both"/>
        <w:rPr>
          <w:sz w:val="24"/>
          <w:szCs w:val="24"/>
        </w:rPr>
      </w:pPr>
      <w:bookmarkStart w:id="2" w:name="_GoBack"/>
      <w:bookmarkEnd w:id="2"/>
    </w:p>
    <w:p w14:paraId="0A936047" w14:textId="3CD523CC" w:rsidR="1A4E96C8" w:rsidRPr="0088509A" w:rsidRDefault="64A688DF" w:rsidP="64A688DF">
      <w:pPr>
        <w:spacing w:line="276" w:lineRule="auto"/>
        <w:jc w:val="both"/>
        <w:rPr>
          <w:rFonts w:ascii="Arial" w:hAnsi="Arial" w:cs="Arial"/>
          <w:sz w:val="24"/>
          <w:szCs w:val="24"/>
        </w:rPr>
      </w:pPr>
      <w:r w:rsidRPr="64A688DF">
        <w:rPr>
          <w:rFonts w:ascii="Arial" w:hAnsi="Arial" w:cs="Arial"/>
          <w:sz w:val="24"/>
          <w:szCs w:val="24"/>
        </w:rPr>
        <w:t xml:space="preserve">El propósito general del presente documento es ayudar a esclarecer el panorama con respecto a la aplicación “Bueno, Bonito y Barato”. En el documento se realiza un estudio mediante el cual, apoyado en diagramas y modelos, se pretende aclarar los requerimientos con las restricciones del sistema para brindar a los usuarios simplemente lo que necesitan y pretenden usar. </w:t>
      </w:r>
    </w:p>
    <w:p w14:paraId="03583E8F" w14:textId="58E1EF87" w:rsidR="08549A65" w:rsidRDefault="08549A65" w:rsidP="0088509A">
      <w:pPr>
        <w:spacing w:line="276" w:lineRule="auto"/>
        <w:jc w:val="both"/>
        <w:rPr>
          <w:sz w:val="24"/>
          <w:szCs w:val="24"/>
        </w:rPr>
      </w:pPr>
    </w:p>
    <w:p w14:paraId="020D0EB6" w14:textId="13838F82" w:rsidR="2A24F411" w:rsidRDefault="2A24F411" w:rsidP="0088509A">
      <w:pPr>
        <w:pStyle w:val="Ttulo2"/>
        <w:spacing w:line="276" w:lineRule="auto"/>
        <w:jc w:val="both"/>
        <w:rPr>
          <w:rFonts w:ascii="Arial" w:hAnsi="Arial" w:cs="Arial"/>
          <w:b/>
          <w:bCs/>
        </w:rPr>
      </w:pPr>
      <w:bookmarkStart w:id="3" w:name="_Toc8934111"/>
      <w:r w:rsidRPr="2A24F411">
        <w:rPr>
          <w:rFonts w:ascii="Arial" w:hAnsi="Arial" w:cs="Arial"/>
          <w:b/>
          <w:bCs/>
          <w:color w:val="auto"/>
        </w:rPr>
        <w:t>Alcance</w:t>
      </w:r>
      <w:bookmarkEnd w:id="3"/>
    </w:p>
    <w:p w14:paraId="2C1A0E0C" w14:textId="7D3AA76F" w:rsidR="0071022B" w:rsidRPr="0071022B" w:rsidRDefault="0071022B" w:rsidP="0088509A">
      <w:pPr>
        <w:spacing w:line="276" w:lineRule="auto"/>
        <w:jc w:val="both"/>
        <w:rPr>
          <w:rFonts w:ascii="Arial" w:hAnsi="Arial" w:cs="Arial"/>
          <w:b/>
        </w:rPr>
      </w:pPr>
    </w:p>
    <w:p w14:paraId="227ED493" w14:textId="1427120F" w:rsidR="006423FF" w:rsidRPr="0088509A" w:rsidRDefault="00582586" w:rsidP="0088509A">
      <w:pPr>
        <w:spacing w:line="276" w:lineRule="auto"/>
        <w:jc w:val="both"/>
        <w:rPr>
          <w:rFonts w:ascii="Arial" w:hAnsi="Arial" w:cs="Arial"/>
          <w:sz w:val="24"/>
          <w:szCs w:val="24"/>
        </w:rPr>
      </w:pPr>
      <w:r w:rsidRPr="0088509A">
        <w:rPr>
          <w:rFonts w:ascii="Arial" w:hAnsi="Arial" w:cs="Arial"/>
          <w:sz w:val="24"/>
          <w:szCs w:val="24"/>
        </w:rPr>
        <w:t xml:space="preserve">Se pretende que todos los involucrados puedan utilizar el sistema con naturalidad. </w:t>
      </w:r>
      <w:r w:rsidR="212C0D67" w:rsidRPr="0088509A">
        <w:rPr>
          <w:rFonts w:ascii="Arial" w:hAnsi="Arial" w:cs="Arial"/>
          <w:sz w:val="24"/>
          <w:szCs w:val="24"/>
        </w:rPr>
        <w:t xml:space="preserve">Para ello, nos </w:t>
      </w:r>
      <w:r w:rsidR="7598518F" w:rsidRPr="0088509A">
        <w:rPr>
          <w:rFonts w:ascii="Arial" w:hAnsi="Arial" w:cs="Arial"/>
          <w:sz w:val="24"/>
          <w:szCs w:val="24"/>
        </w:rPr>
        <w:t xml:space="preserve">apoyaremos de </w:t>
      </w:r>
      <w:r w:rsidR="71D8D9F1" w:rsidRPr="0088509A">
        <w:rPr>
          <w:rFonts w:ascii="Arial" w:hAnsi="Arial" w:cs="Arial"/>
          <w:sz w:val="24"/>
          <w:szCs w:val="24"/>
        </w:rPr>
        <w:t xml:space="preserve">los estudios que se </w:t>
      </w:r>
      <w:r w:rsidR="0882C357" w:rsidRPr="0088509A">
        <w:rPr>
          <w:rFonts w:ascii="Arial" w:hAnsi="Arial" w:cs="Arial"/>
          <w:sz w:val="24"/>
          <w:szCs w:val="24"/>
        </w:rPr>
        <w:t xml:space="preserve">han </w:t>
      </w:r>
      <w:r w:rsidR="2F92ECCC" w:rsidRPr="0088509A">
        <w:rPr>
          <w:rFonts w:ascii="Arial" w:hAnsi="Arial" w:cs="Arial"/>
          <w:sz w:val="24"/>
          <w:szCs w:val="24"/>
        </w:rPr>
        <w:t>generado.</w:t>
      </w:r>
      <w:r w:rsidR="5774522E" w:rsidRPr="0088509A">
        <w:rPr>
          <w:rFonts w:ascii="Arial" w:hAnsi="Arial" w:cs="Arial"/>
          <w:sz w:val="24"/>
          <w:szCs w:val="24"/>
        </w:rPr>
        <w:t xml:space="preserve"> </w:t>
      </w:r>
      <w:r w:rsidR="7852B53B" w:rsidRPr="0088509A">
        <w:rPr>
          <w:rFonts w:ascii="Arial" w:hAnsi="Arial" w:cs="Arial"/>
          <w:sz w:val="24"/>
          <w:szCs w:val="24"/>
        </w:rPr>
        <w:t xml:space="preserve">Brindando calidad a los </w:t>
      </w:r>
      <w:proofErr w:type="spellStart"/>
      <w:r w:rsidR="2F92ECCC" w:rsidRPr="0088509A">
        <w:rPr>
          <w:rFonts w:ascii="Arial" w:hAnsi="Arial" w:cs="Arial"/>
          <w:sz w:val="24"/>
          <w:szCs w:val="24"/>
        </w:rPr>
        <w:t>Stakeholders</w:t>
      </w:r>
      <w:proofErr w:type="spellEnd"/>
      <w:r w:rsidR="2F92ECCC" w:rsidRPr="0088509A">
        <w:rPr>
          <w:rFonts w:ascii="Arial" w:hAnsi="Arial" w:cs="Arial"/>
          <w:sz w:val="24"/>
          <w:szCs w:val="24"/>
        </w:rPr>
        <w:t xml:space="preserve"> involucrados, como lo son: el </w:t>
      </w:r>
      <w:r w:rsidR="598B72EF" w:rsidRPr="0088509A">
        <w:rPr>
          <w:rFonts w:ascii="Arial" w:hAnsi="Arial" w:cs="Arial"/>
          <w:sz w:val="24"/>
          <w:szCs w:val="24"/>
        </w:rPr>
        <w:t>estudiante, el dueño del establecimiento de comida</w:t>
      </w:r>
      <w:r w:rsidR="46015400" w:rsidRPr="0088509A">
        <w:rPr>
          <w:rFonts w:ascii="Arial" w:hAnsi="Arial" w:cs="Arial"/>
          <w:sz w:val="24"/>
          <w:szCs w:val="24"/>
        </w:rPr>
        <w:t xml:space="preserve"> y</w:t>
      </w:r>
      <w:r w:rsidR="598B72EF" w:rsidRPr="0088509A">
        <w:rPr>
          <w:rFonts w:ascii="Arial" w:hAnsi="Arial" w:cs="Arial"/>
          <w:sz w:val="24"/>
          <w:szCs w:val="24"/>
        </w:rPr>
        <w:t xml:space="preserve"> el público en</w:t>
      </w:r>
      <w:r w:rsidR="2F92ECCC" w:rsidRPr="0088509A">
        <w:rPr>
          <w:rFonts w:ascii="Arial" w:hAnsi="Arial" w:cs="Arial"/>
          <w:sz w:val="24"/>
          <w:szCs w:val="24"/>
        </w:rPr>
        <w:t xml:space="preserve"> general</w:t>
      </w:r>
      <w:r w:rsidR="2A24F411" w:rsidRPr="0088509A">
        <w:rPr>
          <w:rFonts w:ascii="Arial" w:hAnsi="Arial" w:cs="Arial"/>
          <w:sz w:val="24"/>
          <w:szCs w:val="24"/>
        </w:rPr>
        <w:t>.</w:t>
      </w:r>
      <w:r w:rsidR="2F92ECCC" w:rsidRPr="0088509A">
        <w:rPr>
          <w:rFonts w:ascii="Arial" w:hAnsi="Arial" w:cs="Arial"/>
          <w:sz w:val="24"/>
          <w:szCs w:val="24"/>
        </w:rPr>
        <w:t xml:space="preserve"> </w:t>
      </w:r>
    </w:p>
    <w:p w14:paraId="473474B5" w14:textId="42FBD330" w:rsidR="51546BAA" w:rsidRPr="0088509A" w:rsidRDefault="3F09B5F0" w:rsidP="0088509A">
      <w:pPr>
        <w:spacing w:line="276" w:lineRule="auto"/>
        <w:jc w:val="both"/>
        <w:rPr>
          <w:rFonts w:ascii="Arial" w:hAnsi="Arial" w:cs="Arial"/>
          <w:sz w:val="24"/>
          <w:szCs w:val="24"/>
        </w:rPr>
      </w:pPr>
      <w:r w:rsidRPr="0088509A">
        <w:rPr>
          <w:rFonts w:ascii="Arial" w:hAnsi="Arial" w:cs="Arial"/>
          <w:sz w:val="24"/>
          <w:szCs w:val="24"/>
        </w:rPr>
        <w:t xml:space="preserve">No se debe perder de vista que el sistema estará enfocado en el estudiante, </w:t>
      </w:r>
      <w:r w:rsidR="3F4663E7" w:rsidRPr="0088509A">
        <w:rPr>
          <w:rFonts w:ascii="Arial" w:hAnsi="Arial" w:cs="Arial"/>
          <w:sz w:val="24"/>
          <w:szCs w:val="24"/>
        </w:rPr>
        <w:t xml:space="preserve">lo podrá tener a su mano por medio de una aplicación en su dispositivo móvil para </w:t>
      </w:r>
      <w:r w:rsidR="041E04EC" w:rsidRPr="0088509A">
        <w:rPr>
          <w:rFonts w:ascii="Arial" w:hAnsi="Arial" w:cs="Arial"/>
          <w:sz w:val="24"/>
          <w:szCs w:val="24"/>
        </w:rPr>
        <w:t xml:space="preserve">mayor </w:t>
      </w:r>
      <w:r w:rsidR="599F11FA" w:rsidRPr="0088509A">
        <w:rPr>
          <w:rFonts w:ascii="Arial" w:hAnsi="Arial" w:cs="Arial"/>
          <w:sz w:val="24"/>
          <w:szCs w:val="24"/>
        </w:rPr>
        <w:t xml:space="preserve">comodidad. </w:t>
      </w:r>
      <w:r w:rsidR="011C82C2" w:rsidRPr="0088509A">
        <w:rPr>
          <w:rFonts w:ascii="Arial" w:hAnsi="Arial" w:cs="Arial"/>
          <w:sz w:val="24"/>
          <w:szCs w:val="24"/>
        </w:rPr>
        <w:t xml:space="preserve">Será compatible con Android y iOS. </w:t>
      </w:r>
    </w:p>
    <w:p w14:paraId="3CB64011" w14:textId="5235E2E4" w:rsidR="000D1FA7" w:rsidRPr="0088509A" w:rsidRDefault="51546BAA" w:rsidP="0088509A">
      <w:pPr>
        <w:spacing w:line="276" w:lineRule="auto"/>
        <w:jc w:val="both"/>
        <w:rPr>
          <w:rFonts w:ascii="Arial" w:hAnsi="Arial" w:cs="Arial"/>
          <w:sz w:val="24"/>
          <w:szCs w:val="24"/>
        </w:rPr>
      </w:pPr>
      <w:r w:rsidRPr="0088509A">
        <w:rPr>
          <w:rFonts w:ascii="Arial" w:hAnsi="Arial" w:cs="Arial"/>
          <w:sz w:val="24"/>
          <w:szCs w:val="24"/>
        </w:rPr>
        <w:t xml:space="preserve">La vista que </w:t>
      </w:r>
      <w:r w:rsidR="08E07ABC" w:rsidRPr="0088509A">
        <w:rPr>
          <w:rFonts w:ascii="Arial" w:hAnsi="Arial" w:cs="Arial"/>
          <w:sz w:val="24"/>
          <w:szCs w:val="24"/>
        </w:rPr>
        <w:t xml:space="preserve">va a </w:t>
      </w:r>
      <w:r w:rsidR="0FDB23F0" w:rsidRPr="0088509A">
        <w:rPr>
          <w:rFonts w:ascii="Arial" w:hAnsi="Arial" w:cs="Arial"/>
          <w:sz w:val="24"/>
          <w:szCs w:val="24"/>
        </w:rPr>
        <w:t xml:space="preserve">percibir el dueño del </w:t>
      </w:r>
      <w:r w:rsidR="1AE7B882" w:rsidRPr="0088509A">
        <w:rPr>
          <w:rFonts w:ascii="Arial" w:hAnsi="Arial" w:cs="Arial"/>
          <w:sz w:val="24"/>
          <w:szCs w:val="24"/>
        </w:rPr>
        <w:t>establecimiento será similar a la</w:t>
      </w:r>
      <w:r w:rsidR="1B791ABA" w:rsidRPr="0088509A">
        <w:rPr>
          <w:rFonts w:ascii="Arial" w:hAnsi="Arial" w:cs="Arial"/>
          <w:sz w:val="24"/>
          <w:szCs w:val="24"/>
        </w:rPr>
        <w:t xml:space="preserve"> del estudiante</w:t>
      </w:r>
      <w:r w:rsidR="6E6EB4DD" w:rsidRPr="0088509A">
        <w:rPr>
          <w:rFonts w:ascii="Arial" w:hAnsi="Arial" w:cs="Arial"/>
          <w:sz w:val="24"/>
          <w:szCs w:val="24"/>
        </w:rPr>
        <w:t>. Sin</w:t>
      </w:r>
      <w:r w:rsidR="6A99DFFA" w:rsidRPr="0088509A">
        <w:rPr>
          <w:rFonts w:ascii="Arial" w:hAnsi="Arial" w:cs="Arial"/>
          <w:sz w:val="24"/>
          <w:szCs w:val="24"/>
        </w:rPr>
        <w:t xml:space="preserve"> embargo, </w:t>
      </w:r>
      <w:r w:rsidR="67A5FC00" w:rsidRPr="0088509A">
        <w:rPr>
          <w:rFonts w:ascii="Arial" w:hAnsi="Arial" w:cs="Arial"/>
          <w:sz w:val="24"/>
          <w:szCs w:val="24"/>
        </w:rPr>
        <w:t xml:space="preserve">tendrá </w:t>
      </w:r>
      <w:r w:rsidR="1D4AC00D" w:rsidRPr="0088509A">
        <w:rPr>
          <w:rFonts w:ascii="Arial" w:hAnsi="Arial" w:cs="Arial"/>
          <w:sz w:val="24"/>
          <w:szCs w:val="24"/>
        </w:rPr>
        <w:t xml:space="preserve">disponibles algunas </w:t>
      </w:r>
      <w:r w:rsidR="58470063" w:rsidRPr="0088509A">
        <w:rPr>
          <w:rFonts w:ascii="Arial" w:hAnsi="Arial" w:cs="Arial"/>
          <w:sz w:val="24"/>
          <w:szCs w:val="24"/>
        </w:rPr>
        <w:t xml:space="preserve">características que </w:t>
      </w:r>
      <w:r w:rsidR="78D07A5C" w:rsidRPr="0088509A">
        <w:rPr>
          <w:rFonts w:ascii="Arial" w:hAnsi="Arial" w:cs="Arial"/>
          <w:sz w:val="24"/>
          <w:szCs w:val="24"/>
        </w:rPr>
        <w:t xml:space="preserve">podrán hacer </w:t>
      </w:r>
      <w:r w:rsidR="4123F23E" w:rsidRPr="0088509A">
        <w:rPr>
          <w:rFonts w:ascii="Arial" w:hAnsi="Arial" w:cs="Arial"/>
          <w:sz w:val="24"/>
          <w:szCs w:val="24"/>
        </w:rPr>
        <w:t xml:space="preserve">que </w:t>
      </w:r>
      <w:r w:rsidR="3A82C69D" w:rsidRPr="0088509A">
        <w:rPr>
          <w:rFonts w:ascii="Arial" w:hAnsi="Arial" w:cs="Arial"/>
          <w:sz w:val="24"/>
          <w:szCs w:val="24"/>
        </w:rPr>
        <w:t xml:space="preserve">edite o </w:t>
      </w:r>
      <w:r w:rsidR="306B4BAD" w:rsidRPr="0088509A">
        <w:rPr>
          <w:rFonts w:ascii="Arial" w:hAnsi="Arial" w:cs="Arial"/>
          <w:sz w:val="24"/>
          <w:szCs w:val="24"/>
        </w:rPr>
        <w:t>agregue</w:t>
      </w:r>
      <w:r w:rsidR="3A82C69D" w:rsidRPr="0088509A">
        <w:rPr>
          <w:rFonts w:ascii="Arial" w:hAnsi="Arial" w:cs="Arial"/>
          <w:sz w:val="24"/>
          <w:szCs w:val="24"/>
        </w:rPr>
        <w:t xml:space="preserve"> </w:t>
      </w:r>
      <w:r w:rsidR="6495E8EA" w:rsidRPr="0088509A">
        <w:rPr>
          <w:rFonts w:ascii="Arial" w:hAnsi="Arial" w:cs="Arial"/>
          <w:sz w:val="24"/>
          <w:szCs w:val="24"/>
        </w:rPr>
        <w:t xml:space="preserve">información con </w:t>
      </w:r>
      <w:r w:rsidR="09685697" w:rsidRPr="0088509A">
        <w:rPr>
          <w:rFonts w:ascii="Arial" w:hAnsi="Arial" w:cs="Arial"/>
          <w:sz w:val="24"/>
          <w:szCs w:val="24"/>
        </w:rPr>
        <w:t xml:space="preserve">respecto al </w:t>
      </w:r>
      <w:r w:rsidR="306B4BAD" w:rsidRPr="0088509A">
        <w:rPr>
          <w:rFonts w:ascii="Arial" w:hAnsi="Arial" w:cs="Arial"/>
          <w:sz w:val="24"/>
          <w:szCs w:val="24"/>
        </w:rPr>
        <w:t xml:space="preserve">establecimiento. </w:t>
      </w:r>
    </w:p>
    <w:p w14:paraId="2CF932C0" w14:textId="4F623ABB" w:rsidR="00EC3107" w:rsidRPr="0088509A" w:rsidRDefault="2DFE8EC6" w:rsidP="0088509A">
      <w:pPr>
        <w:spacing w:line="276" w:lineRule="auto"/>
        <w:jc w:val="both"/>
        <w:rPr>
          <w:rFonts w:ascii="Arial" w:hAnsi="Arial" w:cs="Arial"/>
          <w:sz w:val="24"/>
          <w:szCs w:val="24"/>
        </w:rPr>
      </w:pPr>
      <w:r w:rsidRPr="0088509A">
        <w:rPr>
          <w:rFonts w:ascii="Arial" w:hAnsi="Arial" w:cs="Arial"/>
          <w:sz w:val="24"/>
          <w:szCs w:val="24"/>
        </w:rPr>
        <w:t xml:space="preserve">La vista que tendrá del sistema el usuario general será similar a la del </w:t>
      </w:r>
      <w:r w:rsidR="5798349F" w:rsidRPr="0088509A">
        <w:rPr>
          <w:rFonts w:ascii="Arial" w:hAnsi="Arial" w:cs="Arial"/>
          <w:sz w:val="24"/>
          <w:szCs w:val="24"/>
        </w:rPr>
        <w:t>estudiante</w:t>
      </w:r>
      <w:r w:rsidR="7D816621" w:rsidRPr="0088509A">
        <w:rPr>
          <w:rFonts w:ascii="Arial" w:hAnsi="Arial" w:cs="Arial"/>
          <w:sz w:val="24"/>
          <w:szCs w:val="24"/>
        </w:rPr>
        <w:t>. Podrá calificar,</w:t>
      </w:r>
      <w:r w:rsidR="2DFC0F11" w:rsidRPr="0088509A">
        <w:rPr>
          <w:rFonts w:ascii="Arial" w:hAnsi="Arial" w:cs="Arial"/>
          <w:sz w:val="24"/>
          <w:szCs w:val="24"/>
        </w:rPr>
        <w:t xml:space="preserve"> comentar con </w:t>
      </w:r>
      <w:r w:rsidR="29AB9446" w:rsidRPr="0088509A">
        <w:rPr>
          <w:rFonts w:ascii="Arial" w:hAnsi="Arial" w:cs="Arial"/>
          <w:sz w:val="24"/>
          <w:szCs w:val="24"/>
        </w:rPr>
        <w:t>respecto</w:t>
      </w:r>
      <w:r w:rsidR="1C87EBFA" w:rsidRPr="0088509A">
        <w:rPr>
          <w:rFonts w:ascii="Arial" w:hAnsi="Arial" w:cs="Arial"/>
          <w:sz w:val="24"/>
          <w:szCs w:val="24"/>
        </w:rPr>
        <w:t xml:space="preserve"> a </w:t>
      </w:r>
      <w:r w:rsidR="76293E0B" w:rsidRPr="0088509A">
        <w:rPr>
          <w:rFonts w:ascii="Arial" w:hAnsi="Arial" w:cs="Arial"/>
          <w:sz w:val="24"/>
          <w:szCs w:val="24"/>
        </w:rPr>
        <w:t xml:space="preserve">su experiencia en </w:t>
      </w:r>
      <w:r w:rsidR="67C310BC" w:rsidRPr="0088509A">
        <w:rPr>
          <w:rFonts w:ascii="Arial" w:hAnsi="Arial" w:cs="Arial"/>
          <w:sz w:val="24"/>
          <w:szCs w:val="24"/>
        </w:rPr>
        <w:t xml:space="preserve">algún establecimiento </w:t>
      </w:r>
      <w:r w:rsidR="29AB9446" w:rsidRPr="0088509A">
        <w:rPr>
          <w:rFonts w:ascii="Arial" w:hAnsi="Arial" w:cs="Arial"/>
          <w:sz w:val="24"/>
          <w:szCs w:val="24"/>
        </w:rPr>
        <w:t xml:space="preserve">que se </w:t>
      </w:r>
      <w:r w:rsidR="4866CE58" w:rsidRPr="0088509A">
        <w:rPr>
          <w:rFonts w:ascii="Arial" w:hAnsi="Arial" w:cs="Arial"/>
          <w:sz w:val="24"/>
          <w:szCs w:val="24"/>
        </w:rPr>
        <w:t xml:space="preserve">encuentre registrado en la </w:t>
      </w:r>
      <w:r w:rsidR="54946CC8" w:rsidRPr="0088509A">
        <w:rPr>
          <w:rFonts w:ascii="Arial" w:hAnsi="Arial" w:cs="Arial"/>
          <w:sz w:val="24"/>
          <w:szCs w:val="24"/>
        </w:rPr>
        <w:t>aplicación.</w:t>
      </w:r>
      <w:r w:rsidR="05B706AF" w:rsidRPr="0088509A">
        <w:rPr>
          <w:rFonts w:ascii="Arial" w:hAnsi="Arial" w:cs="Arial"/>
          <w:sz w:val="24"/>
          <w:szCs w:val="24"/>
        </w:rPr>
        <w:t xml:space="preserve"> </w:t>
      </w:r>
    </w:p>
    <w:p w14:paraId="749ACBB2" w14:textId="5FCDCF89" w:rsidR="6F4D96C3" w:rsidRDefault="6F4D96C3" w:rsidP="6F4D96C3">
      <w:pPr>
        <w:spacing w:line="276" w:lineRule="auto"/>
        <w:jc w:val="both"/>
        <w:rPr>
          <w:rFonts w:ascii="Arial" w:hAnsi="Arial" w:cs="Arial"/>
          <w:sz w:val="24"/>
          <w:szCs w:val="24"/>
        </w:rPr>
      </w:pPr>
      <w:r w:rsidRPr="6F4D96C3">
        <w:rPr>
          <w:rFonts w:ascii="Arial" w:hAnsi="Arial" w:cs="Arial"/>
          <w:sz w:val="24"/>
          <w:szCs w:val="24"/>
        </w:rPr>
        <w:t xml:space="preserve">Existirá un administrador encargado de dar mantenimiento a la aplicación. Esa será su tarea, pero sólo estará enfocado en el desarrollo del sistema, no realizará alguna tarea con el mismo. </w:t>
      </w:r>
    </w:p>
    <w:p w14:paraId="5D6D6EF2" w14:textId="5599790A" w:rsidR="7C94AE41" w:rsidRDefault="7C94AE41" w:rsidP="7C94AE41">
      <w:pPr>
        <w:rPr>
          <w:rFonts w:ascii="Arial" w:hAnsi="Arial" w:cs="Arial"/>
          <w:b/>
          <w:bCs/>
          <w:sz w:val="26"/>
          <w:szCs w:val="26"/>
        </w:rPr>
      </w:pPr>
    </w:p>
    <w:p w14:paraId="7B4D712C" w14:textId="43FBF088" w:rsidR="7C94AE41" w:rsidRDefault="7C94AE41" w:rsidP="7C94AE41">
      <w:pPr>
        <w:rPr>
          <w:rFonts w:ascii="Arial" w:hAnsi="Arial" w:cs="Arial"/>
          <w:b/>
          <w:bCs/>
          <w:sz w:val="26"/>
          <w:szCs w:val="26"/>
        </w:rPr>
      </w:pPr>
    </w:p>
    <w:p w14:paraId="1D289457" w14:textId="7D1394E9" w:rsidR="7C94AE41" w:rsidRDefault="7C94AE41" w:rsidP="7C94AE41">
      <w:pPr>
        <w:rPr>
          <w:rFonts w:ascii="Arial" w:hAnsi="Arial" w:cs="Arial"/>
          <w:b/>
          <w:bCs/>
          <w:sz w:val="26"/>
          <w:szCs w:val="26"/>
        </w:rPr>
      </w:pPr>
    </w:p>
    <w:p w14:paraId="48EDF37E" w14:textId="5B1A718A" w:rsidR="7C94AE41" w:rsidRDefault="7C94AE41" w:rsidP="7C94AE41">
      <w:pPr>
        <w:rPr>
          <w:rFonts w:ascii="Arial" w:hAnsi="Arial" w:cs="Arial"/>
          <w:b/>
          <w:bCs/>
          <w:sz w:val="26"/>
          <w:szCs w:val="26"/>
        </w:rPr>
      </w:pPr>
    </w:p>
    <w:p w14:paraId="2C0FD30B" w14:textId="60F21EF5" w:rsidR="7C94AE41" w:rsidRDefault="7C94AE41" w:rsidP="7C94AE41">
      <w:pPr>
        <w:rPr>
          <w:rFonts w:ascii="Arial" w:hAnsi="Arial" w:cs="Arial"/>
          <w:b/>
          <w:bCs/>
          <w:sz w:val="26"/>
          <w:szCs w:val="26"/>
        </w:rPr>
      </w:pPr>
    </w:p>
    <w:p w14:paraId="58434FA5" w14:textId="7EBBE065" w:rsidR="2C64C2E3" w:rsidRPr="002B6571" w:rsidRDefault="423F9AFE" w:rsidP="0065503E">
      <w:pPr>
        <w:rPr>
          <w:rFonts w:ascii="Arial" w:hAnsi="Arial" w:cs="Arial"/>
          <w:b/>
          <w:sz w:val="26"/>
          <w:szCs w:val="26"/>
        </w:rPr>
      </w:pPr>
      <w:r w:rsidRPr="002B6571">
        <w:rPr>
          <w:rFonts w:ascii="Arial" w:hAnsi="Arial" w:cs="Arial"/>
          <w:b/>
          <w:sz w:val="26"/>
          <w:szCs w:val="26"/>
        </w:rPr>
        <w:lastRenderedPageBreak/>
        <w:t>Contexto</w:t>
      </w:r>
    </w:p>
    <w:p w14:paraId="049E0545" w14:textId="1A842C0F" w:rsidR="00EA59A2" w:rsidRPr="00F9119A" w:rsidRDefault="1DB9E95E" w:rsidP="00F9119A">
      <w:pPr>
        <w:spacing w:line="360" w:lineRule="auto"/>
        <w:jc w:val="both"/>
        <w:rPr>
          <w:rFonts w:ascii="Arial" w:hAnsi="Arial" w:cs="Arial"/>
          <w:sz w:val="24"/>
          <w:szCs w:val="24"/>
        </w:rPr>
      </w:pPr>
      <w:r w:rsidRPr="00E1211B">
        <w:rPr>
          <w:rFonts w:ascii="Arial" w:hAnsi="Arial" w:cs="Arial"/>
          <w:sz w:val="24"/>
          <w:szCs w:val="24"/>
        </w:rPr>
        <w:t xml:space="preserve">Para entrar en contexto, se realizaron algunos modelos y diagramas para </w:t>
      </w:r>
      <w:r w:rsidR="1FCACB4C" w:rsidRPr="00E1211B">
        <w:rPr>
          <w:rFonts w:ascii="Arial" w:hAnsi="Arial" w:cs="Arial"/>
          <w:sz w:val="24"/>
          <w:szCs w:val="24"/>
        </w:rPr>
        <w:t>apoyar el documento.</w:t>
      </w:r>
      <w:r w:rsidRPr="00E1211B">
        <w:rPr>
          <w:rFonts w:ascii="Arial" w:hAnsi="Arial" w:cs="Arial"/>
          <w:sz w:val="24"/>
          <w:szCs w:val="24"/>
        </w:rPr>
        <w:t xml:space="preserve"> </w:t>
      </w:r>
      <w:r w:rsidR="0BBA84DC" w:rsidRPr="00E1211B">
        <w:rPr>
          <w:rFonts w:ascii="Arial" w:hAnsi="Arial" w:cs="Arial"/>
          <w:sz w:val="24"/>
          <w:szCs w:val="24"/>
        </w:rPr>
        <w:t>En específico detallamos un diagrama de contexto,</w:t>
      </w:r>
      <w:r w:rsidR="6CC1BEAB" w:rsidRPr="00E1211B">
        <w:rPr>
          <w:rFonts w:ascii="Arial" w:hAnsi="Arial" w:cs="Arial"/>
          <w:sz w:val="24"/>
          <w:szCs w:val="24"/>
        </w:rPr>
        <w:t xml:space="preserve"> el cual no sirve para saber cómo </w:t>
      </w:r>
      <w:r w:rsidR="3FBBFADE" w:rsidRPr="00E1211B">
        <w:rPr>
          <w:rFonts w:ascii="Arial" w:hAnsi="Arial" w:cs="Arial"/>
          <w:sz w:val="24"/>
          <w:szCs w:val="24"/>
        </w:rPr>
        <w:t xml:space="preserve">y por quienes podría </w:t>
      </w:r>
      <w:r w:rsidR="535CD92C" w:rsidRPr="00E1211B">
        <w:rPr>
          <w:rFonts w:ascii="Arial" w:hAnsi="Arial" w:cs="Arial"/>
          <w:sz w:val="24"/>
          <w:szCs w:val="24"/>
        </w:rPr>
        <w:t xml:space="preserve">ser utilizado. </w:t>
      </w:r>
    </w:p>
    <w:p w14:paraId="49FDE1BB" w14:textId="2CA131AF" w:rsidR="7C94AE41" w:rsidRDefault="7C94AE41" w:rsidP="7C94AE41">
      <w:pPr>
        <w:spacing w:line="360" w:lineRule="auto"/>
        <w:jc w:val="both"/>
        <w:rPr>
          <w:rFonts w:ascii="Arial" w:hAnsi="Arial" w:cs="Arial"/>
          <w:sz w:val="24"/>
          <w:szCs w:val="24"/>
        </w:rPr>
      </w:pPr>
    </w:p>
    <w:p w14:paraId="600E9BE7" w14:textId="4B614577" w:rsidR="7C94AE41" w:rsidRDefault="7C94AE41" w:rsidP="7C94AE41">
      <w:pPr>
        <w:spacing w:line="360" w:lineRule="auto"/>
        <w:jc w:val="both"/>
        <w:rPr>
          <w:rFonts w:ascii="Arial" w:hAnsi="Arial" w:cs="Arial"/>
          <w:sz w:val="24"/>
          <w:szCs w:val="24"/>
        </w:rPr>
      </w:pPr>
      <w:r>
        <w:rPr>
          <w:noProof/>
        </w:rPr>
        <w:drawing>
          <wp:inline distT="0" distB="0" distL="0" distR="0" wp14:anchorId="2B5E59A8" wp14:editId="6581C0E1">
            <wp:extent cx="5456212" cy="2659903"/>
            <wp:effectExtent l="0" t="0" r="0" b="0"/>
            <wp:docPr id="309483416" name="Picture 196639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397915"/>
                    <pic:cNvPicPr/>
                  </pic:nvPicPr>
                  <pic:blipFill>
                    <a:blip r:embed="rId9">
                      <a:extLst>
                        <a:ext uri="{28A0092B-C50C-407E-A947-70E740481C1C}">
                          <a14:useLocalDpi xmlns:a14="http://schemas.microsoft.com/office/drawing/2010/main" val="0"/>
                        </a:ext>
                      </a:extLst>
                    </a:blip>
                    <a:stretch>
                      <a:fillRect/>
                    </a:stretch>
                  </pic:blipFill>
                  <pic:spPr>
                    <a:xfrm>
                      <a:off x="0" y="0"/>
                      <a:ext cx="5456212" cy="2659903"/>
                    </a:xfrm>
                    <a:prstGeom prst="rect">
                      <a:avLst/>
                    </a:prstGeom>
                  </pic:spPr>
                </pic:pic>
              </a:graphicData>
            </a:graphic>
          </wp:inline>
        </w:drawing>
      </w:r>
    </w:p>
    <w:p w14:paraId="40564D24" w14:textId="214B542C" w:rsidR="7C94AE41" w:rsidRDefault="7C94AE41" w:rsidP="7C94AE41">
      <w:pPr>
        <w:spacing w:line="360" w:lineRule="auto"/>
        <w:jc w:val="both"/>
        <w:rPr>
          <w:rFonts w:ascii="Arial" w:hAnsi="Arial" w:cs="Arial"/>
          <w:sz w:val="24"/>
          <w:szCs w:val="24"/>
        </w:rPr>
      </w:pPr>
      <w:r w:rsidRPr="7C94AE41">
        <w:rPr>
          <w:rFonts w:ascii="Arial" w:hAnsi="Arial" w:cs="Arial"/>
          <w:b/>
          <w:bCs/>
          <w:sz w:val="24"/>
          <w:szCs w:val="24"/>
        </w:rPr>
        <w:t>Diagrama de Contexto:</w:t>
      </w:r>
      <w:r w:rsidRPr="7C94AE41">
        <w:rPr>
          <w:rFonts w:ascii="Arial" w:hAnsi="Arial" w:cs="Arial"/>
          <w:sz w:val="24"/>
          <w:szCs w:val="24"/>
        </w:rPr>
        <w:t xml:space="preserve"> Se utilizo para mostrar los límites y ambiente del sistema, así como las entidades que interactúan con él.</w:t>
      </w:r>
    </w:p>
    <w:p w14:paraId="44C89A5F" w14:textId="62F3CF15" w:rsidR="7C94AE41" w:rsidRDefault="7C94AE41" w:rsidP="7C94AE41">
      <w:pPr>
        <w:spacing w:line="360" w:lineRule="auto"/>
        <w:jc w:val="both"/>
        <w:rPr>
          <w:rFonts w:ascii="Arial" w:hAnsi="Arial" w:cs="Arial"/>
          <w:sz w:val="24"/>
          <w:szCs w:val="24"/>
        </w:rPr>
      </w:pPr>
    </w:p>
    <w:p w14:paraId="298CEDC7" w14:textId="4C139E09" w:rsidR="002006B9" w:rsidRDefault="64A688DF" w:rsidP="009B4D55">
      <w:pPr>
        <w:pStyle w:val="Ttulo2"/>
        <w:rPr>
          <w:rFonts w:ascii="Arial" w:hAnsi="Arial" w:cs="Arial"/>
          <w:b/>
          <w:color w:val="auto"/>
        </w:rPr>
      </w:pPr>
      <w:bookmarkStart w:id="4" w:name="_Toc8934112"/>
      <w:r w:rsidRPr="64A688DF">
        <w:rPr>
          <w:rFonts w:ascii="Arial" w:hAnsi="Arial" w:cs="Arial"/>
          <w:b/>
          <w:bCs/>
          <w:color w:val="auto"/>
        </w:rPr>
        <w:t>Definiciones, acrónimos y abreviaciones</w:t>
      </w:r>
      <w:bookmarkEnd w:id="4"/>
    </w:p>
    <w:p w14:paraId="057A5F66" w14:textId="5155E664" w:rsidR="64A688DF" w:rsidRDefault="64A688DF" w:rsidP="64A688DF"/>
    <w:tbl>
      <w:tblPr>
        <w:tblStyle w:val="Tablaconcuadrcula4-nfasis1"/>
        <w:tblW w:w="8838" w:type="dxa"/>
        <w:tblLayout w:type="fixed"/>
        <w:tblLook w:val="04A0" w:firstRow="1" w:lastRow="0" w:firstColumn="1" w:lastColumn="0" w:noHBand="0" w:noVBand="1"/>
      </w:tblPr>
      <w:tblGrid>
        <w:gridCol w:w="3345"/>
        <w:gridCol w:w="5493"/>
      </w:tblGrid>
      <w:tr w:rsidR="160280A6" w14:paraId="296162D5" w14:textId="77777777" w:rsidTr="00317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tcPr>
          <w:p w14:paraId="4B9E8F30" w14:textId="05504822" w:rsidR="160280A6" w:rsidRPr="000F1381" w:rsidRDefault="0FD3915B" w:rsidP="160280A6">
            <w:pPr>
              <w:jc w:val="center"/>
              <w:rPr>
                <w:rFonts w:ascii="Arial" w:hAnsi="Arial" w:cs="Arial"/>
                <w:sz w:val="24"/>
                <w:szCs w:val="24"/>
              </w:rPr>
            </w:pPr>
            <w:r w:rsidRPr="000F1381">
              <w:rPr>
                <w:rFonts w:ascii="Arial" w:eastAsia="Arial" w:hAnsi="Arial" w:cs="Arial"/>
                <w:sz w:val="24"/>
                <w:szCs w:val="24"/>
              </w:rPr>
              <w:t>Definiciones</w:t>
            </w:r>
          </w:p>
        </w:tc>
      </w:tr>
      <w:tr w:rsidR="160280A6" w14:paraId="620B4B7A" w14:textId="77777777" w:rsidTr="0031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5" w:type="dxa"/>
          </w:tcPr>
          <w:p w14:paraId="4669251E" w14:textId="7C62B5EB" w:rsidR="160280A6" w:rsidRPr="000F1381" w:rsidRDefault="0FD3915B">
            <w:pPr>
              <w:rPr>
                <w:rFonts w:ascii="Arial" w:hAnsi="Arial" w:cs="Arial"/>
                <w:sz w:val="24"/>
                <w:szCs w:val="24"/>
              </w:rPr>
            </w:pPr>
            <w:r w:rsidRPr="000F1381">
              <w:rPr>
                <w:rFonts w:ascii="Arial" w:eastAsia="Arial" w:hAnsi="Arial" w:cs="Arial"/>
                <w:sz w:val="24"/>
                <w:szCs w:val="24"/>
              </w:rPr>
              <w:t>Android</w:t>
            </w:r>
          </w:p>
        </w:tc>
        <w:tc>
          <w:tcPr>
            <w:tcW w:w="5493" w:type="dxa"/>
          </w:tcPr>
          <w:p w14:paraId="082874EF" w14:textId="73EFD09F" w:rsidR="160280A6" w:rsidRPr="000F1381" w:rsidRDefault="0FD3915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F1381">
              <w:rPr>
                <w:rFonts w:ascii="Arial" w:eastAsia="Arial" w:hAnsi="Arial" w:cs="Arial"/>
                <w:sz w:val="24"/>
                <w:szCs w:val="24"/>
              </w:rPr>
              <w:t>Android es el nombre de un sistema operativo propiedad de Google que se emplea en dispositivos móviles, por lo general con pantalla táctil.</w:t>
            </w:r>
          </w:p>
        </w:tc>
      </w:tr>
      <w:tr w:rsidR="160280A6" w14:paraId="5AF92523" w14:textId="77777777" w:rsidTr="00317ED3">
        <w:tc>
          <w:tcPr>
            <w:cnfStyle w:val="001000000000" w:firstRow="0" w:lastRow="0" w:firstColumn="1" w:lastColumn="0" w:oddVBand="0" w:evenVBand="0" w:oddHBand="0" w:evenHBand="0" w:firstRowFirstColumn="0" w:firstRowLastColumn="0" w:lastRowFirstColumn="0" w:lastRowLastColumn="0"/>
            <w:tcW w:w="3345" w:type="dxa"/>
          </w:tcPr>
          <w:p w14:paraId="4AAF33C7" w14:textId="31E5AFD0" w:rsidR="160280A6" w:rsidRPr="000F1381" w:rsidRDefault="0FD3915B">
            <w:pPr>
              <w:rPr>
                <w:rFonts w:ascii="Arial" w:hAnsi="Arial" w:cs="Arial"/>
                <w:sz w:val="24"/>
                <w:szCs w:val="24"/>
              </w:rPr>
            </w:pPr>
            <w:r w:rsidRPr="000F1381">
              <w:rPr>
                <w:rFonts w:ascii="Arial" w:eastAsia="Arial" w:hAnsi="Arial" w:cs="Arial"/>
                <w:sz w:val="24"/>
                <w:szCs w:val="24"/>
              </w:rPr>
              <w:t>IOS</w:t>
            </w:r>
          </w:p>
        </w:tc>
        <w:tc>
          <w:tcPr>
            <w:tcW w:w="5493" w:type="dxa"/>
          </w:tcPr>
          <w:p w14:paraId="47CA1F5D" w14:textId="44D18578" w:rsidR="160280A6" w:rsidRPr="000F1381" w:rsidRDefault="0FD3915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F1381">
              <w:rPr>
                <w:rFonts w:ascii="Arial" w:eastAsia="Arial" w:hAnsi="Arial" w:cs="Arial"/>
                <w:sz w:val="24"/>
                <w:szCs w:val="24"/>
              </w:rPr>
              <w:t>Sistema operativo propiedad de Apple empleado en dispositivos móviles</w:t>
            </w:r>
          </w:p>
        </w:tc>
      </w:tr>
      <w:tr w:rsidR="160280A6" w14:paraId="5A4EB6C5" w14:textId="77777777" w:rsidTr="0031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5" w:type="dxa"/>
          </w:tcPr>
          <w:p w14:paraId="0BE8BC42" w14:textId="2520F498" w:rsidR="160280A6" w:rsidRPr="000F1381" w:rsidRDefault="0FD3915B">
            <w:pPr>
              <w:rPr>
                <w:rFonts w:ascii="Arial" w:hAnsi="Arial" w:cs="Arial"/>
                <w:sz w:val="24"/>
                <w:szCs w:val="24"/>
              </w:rPr>
            </w:pPr>
            <w:proofErr w:type="spellStart"/>
            <w:r w:rsidRPr="000F1381">
              <w:rPr>
                <w:rFonts w:ascii="Arial" w:eastAsia="Arial" w:hAnsi="Arial" w:cs="Arial"/>
                <w:sz w:val="24"/>
                <w:szCs w:val="24"/>
              </w:rPr>
              <w:t>StakeHolders</w:t>
            </w:r>
            <w:proofErr w:type="spellEnd"/>
          </w:p>
        </w:tc>
        <w:tc>
          <w:tcPr>
            <w:tcW w:w="5493" w:type="dxa"/>
          </w:tcPr>
          <w:p w14:paraId="4623A923" w14:textId="24295F06" w:rsidR="160280A6" w:rsidRPr="000F1381" w:rsidRDefault="009A63A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eastAsia="Arial" w:hAnsi="Arial" w:cs="Arial"/>
                <w:color w:val="222222"/>
                <w:sz w:val="24"/>
                <w:szCs w:val="24"/>
              </w:rPr>
              <w:t>U</w:t>
            </w:r>
            <w:r w:rsidR="0FD3915B" w:rsidRPr="000F1381">
              <w:rPr>
                <w:rFonts w:ascii="Arial" w:eastAsia="Arial" w:hAnsi="Arial" w:cs="Arial"/>
                <w:color w:val="222222"/>
                <w:sz w:val="24"/>
                <w:szCs w:val="24"/>
              </w:rPr>
              <w:t xml:space="preserve">n </w:t>
            </w:r>
            <w:proofErr w:type="spellStart"/>
            <w:r w:rsidR="0FD3915B" w:rsidRPr="000F1381">
              <w:rPr>
                <w:rFonts w:ascii="Arial" w:hAnsi="Arial" w:cs="Arial"/>
                <w:sz w:val="24"/>
                <w:szCs w:val="24"/>
              </w:rPr>
              <w:t>StakeHolder</w:t>
            </w:r>
            <w:proofErr w:type="spellEnd"/>
            <w:r w:rsidR="0FD3915B" w:rsidRPr="000F1381">
              <w:rPr>
                <w:rFonts w:ascii="Arial" w:hAnsi="Arial" w:cs="Arial"/>
                <w:sz w:val="24"/>
                <w:szCs w:val="24"/>
              </w:rPr>
              <w:t xml:space="preserve"> es aquella persona o entidad interesada en la realización de un proyecto, apoyando con su financiamiento o su propio esfuerzo</w:t>
            </w:r>
          </w:p>
        </w:tc>
      </w:tr>
      <w:tr w:rsidR="160280A6" w14:paraId="305F6262" w14:textId="77777777" w:rsidTr="00317ED3">
        <w:tc>
          <w:tcPr>
            <w:cnfStyle w:val="001000000000" w:firstRow="0" w:lastRow="0" w:firstColumn="1" w:lastColumn="0" w:oddVBand="0" w:evenVBand="0" w:oddHBand="0" w:evenHBand="0" w:firstRowFirstColumn="0" w:firstRowLastColumn="0" w:lastRowFirstColumn="0" w:lastRowLastColumn="0"/>
            <w:tcW w:w="3345" w:type="dxa"/>
          </w:tcPr>
          <w:p w14:paraId="7F5E293F" w14:textId="6A0B53FE" w:rsidR="160280A6" w:rsidRPr="000F1381" w:rsidRDefault="0FD3915B">
            <w:pPr>
              <w:rPr>
                <w:rFonts w:ascii="Arial" w:hAnsi="Arial" w:cs="Arial"/>
                <w:sz w:val="24"/>
                <w:szCs w:val="24"/>
              </w:rPr>
            </w:pPr>
            <w:proofErr w:type="spellStart"/>
            <w:r w:rsidRPr="000F1381">
              <w:rPr>
                <w:rFonts w:ascii="Arial" w:eastAsia="Arial" w:hAnsi="Arial" w:cs="Arial"/>
                <w:sz w:val="24"/>
                <w:szCs w:val="24"/>
              </w:rPr>
              <w:t>Card</w:t>
            </w:r>
            <w:r w:rsidRPr="000F1381">
              <w:rPr>
                <w:rFonts w:ascii="Arial" w:hAnsi="Arial" w:cs="Arial"/>
                <w:sz w:val="24"/>
                <w:szCs w:val="24"/>
              </w:rPr>
              <w:t>Views</w:t>
            </w:r>
            <w:proofErr w:type="spellEnd"/>
          </w:p>
        </w:tc>
        <w:tc>
          <w:tcPr>
            <w:tcW w:w="5493" w:type="dxa"/>
          </w:tcPr>
          <w:p w14:paraId="169E6C72" w14:textId="00C670AB" w:rsidR="160280A6" w:rsidRPr="000F1381" w:rsidRDefault="0FD3915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F1381">
              <w:rPr>
                <w:rFonts w:ascii="Arial" w:eastAsia="Arial" w:hAnsi="Arial" w:cs="Arial"/>
                <w:sz w:val="24"/>
                <w:szCs w:val="24"/>
              </w:rPr>
              <w:t xml:space="preserve">Las </w:t>
            </w:r>
            <w:proofErr w:type="spellStart"/>
            <w:r w:rsidRPr="000F1381">
              <w:rPr>
                <w:rFonts w:ascii="Arial" w:eastAsia="Arial" w:hAnsi="Arial" w:cs="Arial"/>
                <w:sz w:val="24"/>
                <w:szCs w:val="24"/>
              </w:rPr>
              <w:t>CardViews</w:t>
            </w:r>
            <w:proofErr w:type="spellEnd"/>
            <w:r w:rsidRPr="000F1381">
              <w:rPr>
                <w:rFonts w:ascii="Arial" w:eastAsia="Arial" w:hAnsi="Arial" w:cs="Arial"/>
                <w:sz w:val="24"/>
                <w:szCs w:val="24"/>
              </w:rPr>
              <w:t xml:space="preserve"> son tarjetas que nos permiten agrupar información de manera personalizada y </w:t>
            </w:r>
            <w:r w:rsidRPr="000F1381">
              <w:rPr>
                <w:rFonts w:ascii="Arial" w:eastAsia="Arial" w:hAnsi="Arial" w:cs="Arial"/>
                <w:sz w:val="24"/>
                <w:szCs w:val="24"/>
              </w:rPr>
              <w:lastRenderedPageBreak/>
              <w:t>mostrarla de una forma muy elegante en Android.</w:t>
            </w:r>
          </w:p>
        </w:tc>
      </w:tr>
      <w:tr w:rsidR="160280A6" w14:paraId="092150C7" w14:textId="77777777" w:rsidTr="0031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5" w:type="dxa"/>
          </w:tcPr>
          <w:p w14:paraId="627CCAA0" w14:textId="76F1A014" w:rsidR="160280A6" w:rsidRPr="000F1381" w:rsidRDefault="0FD3915B">
            <w:pPr>
              <w:rPr>
                <w:rFonts w:ascii="Arial" w:hAnsi="Arial" w:cs="Arial"/>
                <w:sz w:val="24"/>
                <w:szCs w:val="24"/>
              </w:rPr>
            </w:pPr>
            <w:r w:rsidRPr="000F1381">
              <w:rPr>
                <w:rFonts w:ascii="Arial" w:eastAsia="Arial" w:hAnsi="Arial" w:cs="Arial"/>
                <w:sz w:val="24"/>
                <w:szCs w:val="24"/>
              </w:rPr>
              <w:lastRenderedPageBreak/>
              <w:t>Sistema Operativo</w:t>
            </w:r>
          </w:p>
        </w:tc>
        <w:tc>
          <w:tcPr>
            <w:tcW w:w="5493" w:type="dxa"/>
          </w:tcPr>
          <w:p w14:paraId="00D14B7C" w14:textId="08AE9DD6" w:rsidR="160280A6" w:rsidRPr="000F1381" w:rsidRDefault="0FD3915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F1381">
              <w:rPr>
                <w:rFonts w:ascii="Arial" w:eastAsia="Arial" w:hAnsi="Arial" w:cs="Arial"/>
                <w:color w:val="222222"/>
                <w:sz w:val="24"/>
                <w:szCs w:val="24"/>
              </w:rPr>
              <w:t>Conjunto de órdenes y programas que controlan los procesos básicos de una computadora y permiten el funcionamiento de otros programas.</w:t>
            </w:r>
          </w:p>
        </w:tc>
      </w:tr>
      <w:tr w:rsidR="160280A6" w14:paraId="33E9E215" w14:textId="77777777" w:rsidTr="00317ED3">
        <w:tc>
          <w:tcPr>
            <w:cnfStyle w:val="001000000000" w:firstRow="0" w:lastRow="0" w:firstColumn="1" w:lastColumn="0" w:oddVBand="0" w:evenVBand="0" w:oddHBand="0" w:evenHBand="0" w:firstRowFirstColumn="0" w:firstRowLastColumn="0" w:lastRowFirstColumn="0" w:lastRowLastColumn="0"/>
            <w:tcW w:w="3345" w:type="dxa"/>
          </w:tcPr>
          <w:p w14:paraId="386A2E81" w14:textId="3C835536" w:rsidR="160280A6" w:rsidRPr="000F1381" w:rsidRDefault="0FD3915B">
            <w:pPr>
              <w:rPr>
                <w:rFonts w:ascii="Arial" w:hAnsi="Arial" w:cs="Arial"/>
                <w:sz w:val="24"/>
                <w:szCs w:val="24"/>
              </w:rPr>
            </w:pPr>
            <w:r w:rsidRPr="000F1381">
              <w:rPr>
                <w:rFonts w:ascii="Arial" w:eastAsia="Arial" w:hAnsi="Arial" w:cs="Arial"/>
                <w:sz w:val="24"/>
                <w:szCs w:val="24"/>
              </w:rPr>
              <w:t xml:space="preserve">Dual Core y </w:t>
            </w:r>
            <w:proofErr w:type="spellStart"/>
            <w:r w:rsidRPr="000F1381">
              <w:rPr>
                <w:rFonts w:ascii="Arial" w:eastAsia="Arial" w:hAnsi="Arial" w:cs="Arial"/>
                <w:sz w:val="24"/>
                <w:szCs w:val="24"/>
              </w:rPr>
              <w:t>Quad</w:t>
            </w:r>
            <w:proofErr w:type="spellEnd"/>
            <w:r w:rsidRPr="000F1381">
              <w:rPr>
                <w:rFonts w:ascii="Arial" w:eastAsia="Arial" w:hAnsi="Arial" w:cs="Arial"/>
                <w:sz w:val="24"/>
                <w:szCs w:val="24"/>
              </w:rPr>
              <w:t xml:space="preserve"> Core</w:t>
            </w:r>
          </w:p>
        </w:tc>
        <w:tc>
          <w:tcPr>
            <w:tcW w:w="5493" w:type="dxa"/>
          </w:tcPr>
          <w:p w14:paraId="67C72F56" w14:textId="77451787" w:rsidR="160280A6" w:rsidRPr="000F1381" w:rsidRDefault="0FD3915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F1381">
              <w:rPr>
                <w:rFonts w:ascii="Arial" w:eastAsia="Arial" w:hAnsi="Arial" w:cs="Arial"/>
                <w:color w:val="222222"/>
                <w:sz w:val="24"/>
                <w:szCs w:val="24"/>
              </w:rPr>
              <w:t xml:space="preserve">Representa el número de núcleos con los que cuenta el procesador. Un procesador Dual Core cuenta don dos núcleos y el </w:t>
            </w:r>
            <w:proofErr w:type="spellStart"/>
            <w:r w:rsidRPr="000F1381">
              <w:rPr>
                <w:rFonts w:ascii="Arial" w:eastAsia="Arial" w:hAnsi="Arial" w:cs="Arial"/>
                <w:color w:val="222222"/>
                <w:sz w:val="24"/>
                <w:szCs w:val="24"/>
              </w:rPr>
              <w:t>Quad</w:t>
            </w:r>
            <w:proofErr w:type="spellEnd"/>
            <w:r w:rsidRPr="000F1381">
              <w:rPr>
                <w:rFonts w:ascii="Arial" w:eastAsia="Arial" w:hAnsi="Arial" w:cs="Arial"/>
                <w:color w:val="222222"/>
                <w:sz w:val="24"/>
                <w:szCs w:val="24"/>
              </w:rPr>
              <w:t xml:space="preserve"> Core cuenta con 4 núcleos.</w:t>
            </w:r>
          </w:p>
        </w:tc>
      </w:tr>
      <w:tr w:rsidR="160280A6" w14:paraId="0EF72069" w14:textId="77777777" w:rsidTr="0031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5" w:type="dxa"/>
          </w:tcPr>
          <w:p w14:paraId="4332BA5A" w14:textId="4D894E90" w:rsidR="160280A6" w:rsidRPr="000F1381" w:rsidRDefault="0FD3915B">
            <w:pPr>
              <w:rPr>
                <w:rFonts w:ascii="Arial" w:hAnsi="Arial" w:cs="Arial"/>
                <w:sz w:val="24"/>
                <w:szCs w:val="24"/>
              </w:rPr>
            </w:pPr>
            <w:r w:rsidRPr="000F1381">
              <w:rPr>
                <w:rFonts w:ascii="Arial" w:eastAsia="Arial" w:hAnsi="Arial" w:cs="Arial"/>
                <w:sz w:val="24"/>
                <w:szCs w:val="24"/>
              </w:rPr>
              <w:t>Java</w:t>
            </w:r>
          </w:p>
        </w:tc>
        <w:tc>
          <w:tcPr>
            <w:tcW w:w="5493" w:type="dxa"/>
          </w:tcPr>
          <w:p w14:paraId="5149161A" w14:textId="0E3325E3" w:rsidR="160280A6" w:rsidRPr="000F1381" w:rsidRDefault="0FD3915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F1381">
              <w:rPr>
                <w:rFonts w:ascii="Arial" w:eastAsia="Arial" w:hAnsi="Arial" w:cs="Arial"/>
                <w:color w:val="222222"/>
                <w:sz w:val="24"/>
                <w:szCs w:val="24"/>
              </w:rPr>
              <w:t xml:space="preserve">Java es un lenguaje de programación y una plataforma informática comercializada por primera vez en 1995 por </w:t>
            </w:r>
            <w:proofErr w:type="spellStart"/>
            <w:r w:rsidRPr="000F1381">
              <w:rPr>
                <w:rFonts w:ascii="Arial" w:eastAsia="Arial" w:hAnsi="Arial" w:cs="Arial"/>
                <w:color w:val="222222"/>
                <w:sz w:val="24"/>
                <w:szCs w:val="24"/>
              </w:rPr>
              <w:t>Sun</w:t>
            </w:r>
            <w:proofErr w:type="spellEnd"/>
            <w:r w:rsidRPr="000F1381">
              <w:rPr>
                <w:rFonts w:ascii="Arial" w:eastAsia="Arial" w:hAnsi="Arial" w:cs="Arial"/>
                <w:color w:val="222222"/>
                <w:sz w:val="24"/>
                <w:szCs w:val="24"/>
              </w:rPr>
              <w:t xml:space="preserve"> Microsystems.</w:t>
            </w:r>
          </w:p>
        </w:tc>
      </w:tr>
    </w:tbl>
    <w:p w14:paraId="500AD345" w14:textId="5155E664" w:rsidR="160280A6" w:rsidRDefault="0FD3915B">
      <w:r w:rsidRPr="0FD3915B">
        <w:rPr>
          <w:rFonts w:ascii="Calibri" w:eastAsia="Calibri" w:hAnsi="Calibri" w:cs="Calibri"/>
        </w:rPr>
        <w:t xml:space="preserve"> </w:t>
      </w:r>
    </w:p>
    <w:tbl>
      <w:tblPr>
        <w:tblStyle w:val="Tablaconcuadrcula4-nfasis1"/>
        <w:tblW w:w="8838" w:type="dxa"/>
        <w:tblLayout w:type="fixed"/>
        <w:tblLook w:val="04A0" w:firstRow="1" w:lastRow="0" w:firstColumn="1" w:lastColumn="0" w:noHBand="0" w:noVBand="1"/>
      </w:tblPr>
      <w:tblGrid>
        <w:gridCol w:w="2940"/>
        <w:gridCol w:w="5898"/>
      </w:tblGrid>
      <w:tr w:rsidR="160280A6" w14:paraId="3D4807CA" w14:textId="77777777" w:rsidTr="00317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tcPr>
          <w:p w14:paraId="03678728" w14:textId="69DE1ECF" w:rsidR="160280A6" w:rsidRPr="000F1381" w:rsidRDefault="0FD3915B" w:rsidP="160280A6">
            <w:pPr>
              <w:jc w:val="center"/>
              <w:rPr>
                <w:rFonts w:ascii="Arial" w:hAnsi="Arial" w:cs="Arial"/>
                <w:sz w:val="24"/>
                <w:szCs w:val="24"/>
              </w:rPr>
            </w:pPr>
            <w:r w:rsidRPr="000F1381">
              <w:rPr>
                <w:rFonts w:ascii="Arial" w:eastAsia="Arial" w:hAnsi="Arial" w:cs="Arial"/>
                <w:sz w:val="24"/>
                <w:szCs w:val="24"/>
              </w:rPr>
              <w:t>Abreviaciones y Acrónimos</w:t>
            </w:r>
          </w:p>
        </w:tc>
      </w:tr>
      <w:tr w:rsidR="160280A6" w14:paraId="16D7199B" w14:textId="77777777" w:rsidTr="0031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C5DC128" w14:textId="06EF6623" w:rsidR="160280A6" w:rsidRPr="000F1381" w:rsidRDefault="00A82543">
            <w:pPr>
              <w:rPr>
                <w:rFonts w:ascii="Arial" w:hAnsi="Arial" w:cs="Arial"/>
                <w:sz w:val="24"/>
                <w:szCs w:val="24"/>
              </w:rPr>
            </w:pPr>
            <w:proofErr w:type="gramStart"/>
            <w:r w:rsidRPr="000F1381">
              <w:rPr>
                <w:rFonts w:ascii="Arial" w:eastAsia="Arial" w:hAnsi="Arial" w:cs="Arial"/>
                <w:sz w:val="24"/>
                <w:szCs w:val="24"/>
              </w:rPr>
              <w:t>S.O</w:t>
            </w:r>
            <w:proofErr w:type="gramEnd"/>
          </w:p>
        </w:tc>
        <w:tc>
          <w:tcPr>
            <w:tcW w:w="5898" w:type="dxa"/>
          </w:tcPr>
          <w:p w14:paraId="70DFB81F" w14:textId="376FF6B0" w:rsidR="160280A6" w:rsidRPr="000F1381" w:rsidRDefault="0FD3915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F1381">
              <w:rPr>
                <w:rFonts w:ascii="Arial" w:eastAsia="Arial" w:hAnsi="Arial" w:cs="Arial"/>
                <w:sz w:val="24"/>
                <w:szCs w:val="24"/>
              </w:rPr>
              <w:t>Abreviatura de Sistema Operativo.</w:t>
            </w:r>
          </w:p>
        </w:tc>
      </w:tr>
      <w:tr w:rsidR="160280A6" w14:paraId="57651AFA" w14:textId="77777777" w:rsidTr="00317ED3">
        <w:tc>
          <w:tcPr>
            <w:cnfStyle w:val="001000000000" w:firstRow="0" w:lastRow="0" w:firstColumn="1" w:lastColumn="0" w:oddVBand="0" w:evenVBand="0" w:oddHBand="0" w:evenHBand="0" w:firstRowFirstColumn="0" w:firstRowLastColumn="0" w:lastRowFirstColumn="0" w:lastRowLastColumn="0"/>
            <w:tcW w:w="2940" w:type="dxa"/>
          </w:tcPr>
          <w:p w14:paraId="5E7F3FC1" w14:textId="6519C91E" w:rsidR="160280A6" w:rsidRPr="000F1381" w:rsidRDefault="0FD3915B">
            <w:pPr>
              <w:rPr>
                <w:rFonts w:ascii="Arial" w:hAnsi="Arial" w:cs="Arial"/>
                <w:sz w:val="24"/>
                <w:szCs w:val="24"/>
              </w:rPr>
            </w:pPr>
            <w:proofErr w:type="spellStart"/>
            <w:r w:rsidRPr="000F1381">
              <w:rPr>
                <w:rFonts w:ascii="Arial" w:eastAsia="Arial" w:hAnsi="Arial" w:cs="Arial"/>
                <w:sz w:val="24"/>
                <w:szCs w:val="24"/>
              </w:rPr>
              <w:t>Mts</w:t>
            </w:r>
            <w:proofErr w:type="spellEnd"/>
          </w:p>
        </w:tc>
        <w:tc>
          <w:tcPr>
            <w:tcW w:w="5898" w:type="dxa"/>
          </w:tcPr>
          <w:p w14:paraId="5A4B8F88" w14:textId="72A41ABD" w:rsidR="160280A6" w:rsidRPr="000F1381" w:rsidRDefault="0FD3915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F1381">
              <w:rPr>
                <w:rFonts w:ascii="Arial" w:eastAsia="Arial" w:hAnsi="Arial" w:cs="Arial"/>
                <w:sz w:val="24"/>
                <w:szCs w:val="24"/>
              </w:rPr>
              <w:t>Abreviatura de la palabra metros.</w:t>
            </w:r>
          </w:p>
        </w:tc>
      </w:tr>
      <w:tr w:rsidR="160280A6" w14:paraId="4D211019" w14:textId="77777777" w:rsidTr="0031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28F3BE74" w14:textId="387583B1" w:rsidR="160280A6" w:rsidRPr="000F1381" w:rsidRDefault="0FD3915B">
            <w:pPr>
              <w:rPr>
                <w:rFonts w:ascii="Arial" w:hAnsi="Arial" w:cs="Arial"/>
                <w:sz w:val="24"/>
                <w:szCs w:val="24"/>
              </w:rPr>
            </w:pPr>
            <w:r w:rsidRPr="000F1381">
              <w:rPr>
                <w:rFonts w:ascii="Arial" w:eastAsia="Arial" w:hAnsi="Arial" w:cs="Arial"/>
                <w:sz w:val="24"/>
                <w:szCs w:val="24"/>
              </w:rPr>
              <w:t>GB</w:t>
            </w:r>
          </w:p>
        </w:tc>
        <w:tc>
          <w:tcPr>
            <w:tcW w:w="5898" w:type="dxa"/>
          </w:tcPr>
          <w:p w14:paraId="53C0F741" w14:textId="5D0711B3" w:rsidR="160280A6" w:rsidRPr="000F1381" w:rsidRDefault="0FD3915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F1381">
              <w:rPr>
                <w:rFonts w:ascii="Arial" w:eastAsia="Arial" w:hAnsi="Arial" w:cs="Arial"/>
                <w:sz w:val="24"/>
                <w:szCs w:val="24"/>
              </w:rPr>
              <w:t xml:space="preserve">Abreviatura de la </w:t>
            </w:r>
            <w:r w:rsidR="7C94AE41" w:rsidRPr="7C94AE41">
              <w:rPr>
                <w:rFonts w:ascii="Arial" w:eastAsia="Arial" w:hAnsi="Arial" w:cs="Arial"/>
                <w:sz w:val="24"/>
                <w:szCs w:val="24"/>
              </w:rPr>
              <w:t>Gigabytes</w:t>
            </w:r>
          </w:p>
        </w:tc>
      </w:tr>
      <w:tr w:rsidR="160280A6" w14:paraId="2B2A1363" w14:textId="77777777" w:rsidTr="00317ED3">
        <w:tc>
          <w:tcPr>
            <w:cnfStyle w:val="001000000000" w:firstRow="0" w:lastRow="0" w:firstColumn="1" w:lastColumn="0" w:oddVBand="0" w:evenVBand="0" w:oddHBand="0" w:evenHBand="0" w:firstRowFirstColumn="0" w:firstRowLastColumn="0" w:lastRowFirstColumn="0" w:lastRowLastColumn="0"/>
            <w:tcW w:w="2940" w:type="dxa"/>
          </w:tcPr>
          <w:p w14:paraId="57F871A1" w14:textId="7CD220F5" w:rsidR="160280A6" w:rsidRPr="000F1381" w:rsidRDefault="0FD3915B">
            <w:pPr>
              <w:rPr>
                <w:rFonts w:ascii="Arial" w:hAnsi="Arial" w:cs="Arial"/>
                <w:sz w:val="24"/>
                <w:szCs w:val="24"/>
              </w:rPr>
            </w:pPr>
            <w:r w:rsidRPr="000F1381">
              <w:rPr>
                <w:rFonts w:ascii="Arial" w:eastAsia="Arial" w:hAnsi="Arial" w:cs="Arial"/>
                <w:sz w:val="24"/>
                <w:szCs w:val="24"/>
              </w:rPr>
              <w:t>MB</w:t>
            </w:r>
          </w:p>
        </w:tc>
        <w:tc>
          <w:tcPr>
            <w:tcW w:w="5898" w:type="dxa"/>
          </w:tcPr>
          <w:p w14:paraId="55BD44E7" w14:textId="0D3D521E" w:rsidR="160280A6" w:rsidRPr="000F1381" w:rsidRDefault="0FD3915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F1381">
              <w:rPr>
                <w:rFonts w:ascii="Arial" w:eastAsia="Arial" w:hAnsi="Arial" w:cs="Arial"/>
                <w:sz w:val="24"/>
                <w:szCs w:val="24"/>
              </w:rPr>
              <w:t xml:space="preserve">Abreviatura de </w:t>
            </w:r>
            <w:r w:rsidR="7C94AE41" w:rsidRPr="7C94AE41">
              <w:rPr>
                <w:rFonts w:ascii="Arial" w:eastAsia="Arial" w:hAnsi="Arial" w:cs="Arial"/>
                <w:sz w:val="24"/>
                <w:szCs w:val="24"/>
              </w:rPr>
              <w:t>Megabytes</w:t>
            </w:r>
          </w:p>
        </w:tc>
      </w:tr>
      <w:tr w:rsidR="160280A6" w14:paraId="7DE86837" w14:textId="77777777" w:rsidTr="0031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1F3D8A4" w14:textId="102E407B" w:rsidR="160280A6" w:rsidRPr="000F1381" w:rsidRDefault="0FD3915B">
            <w:pPr>
              <w:rPr>
                <w:rFonts w:ascii="Arial" w:hAnsi="Arial" w:cs="Arial"/>
                <w:sz w:val="24"/>
                <w:szCs w:val="24"/>
              </w:rPr>
            </w:pPr>
            <w:r w:rsidRPr="000F1381">
              <w:rPr>
                <w:rFonts w:ascii="Arial" w:eastAsia="Arial" w:hAnsi="Arial" w:cs="Arial"/>
                <w:sz w:val="24"/>
                <w:szCs w:val="24"/>
              </w:rPr>
              <w:t>RAM</w:t>
            </w:r>
          </w:p>
        </w:tc>
        <w:tc>
          <w:tcPr>
            <w:tcW w:w="5898" w:type="dxa"/>
          </w:tcPr>
          <w:p w14:paraId="0441C99A" w14:textId="6302BB53" w:rsidR="160280A6" w:rsidRPr="000F1381" w:rsidRDefault="0FD3915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F1381">
              <w:rPr>
                <w:rFonts w:ascii="Arial" w:eastAsia="Arial" w:hAnsi="Arial" w:cs="Arial"/>
                <w:sz w:val="24"/>
                <w:szCs w:val="24"/>
              </w:rPr>
              <w:t>Memoria de Acceso Aleatorio por sus siglas en Ingles.</w:t>
            </w:r>
          </w:p>
        </w:tc>
      </w:tr>
      <w:tr w:rsidR="160280A6" w14:paraId="511D7B10" w14:textId="77777777" w:rsidTr="00317ED3">
        <w:tc>
          <w:tcPr>
            <w:cnfStyle w:val="001000000000" w:firstRow="0" w:lastRow="0" w:firstColumn="1" w:lastColumn="0" w:oddVBand="0" w:evenVBand="0" w:oddHBand="0" w:evenHBand="0" w:firstRowFirstColumn="0" w:firstRowLastColumn="0" w:lastRowFirstColumn="0" w:lastRowLastColumn="0"/>
            <w:tcW w:w="2940" w:type="dxa"/>
          </w:tcPr>
          <w:p w14:paraId="0D4DEB89" w14:textId="72A62E8F" w:rsidR="160280A6" w:rsidRPr="000F1381" w:rsidRDefault="0FD3915B">
            <w:pPr>
              <w:rPr>
                <w:rFonts w:ascii="Arial" w:hAnsi="Arial" w:cs="Arial"/>
                <w:sz w:val="24"/>
                <w:szCs w:val="24"/>
              </w:rPr>
            </w:pPr>
            <w:r w:rsidRPr="000F1381">
              <w:rPr>
                <w:rFonts w:ascii="Arial" w:eastAsia="Arial" w:hAnsi="Arial" w:cs="Arial"/>
                <w:sz w:val="24"/>
                <w:szCs w:val="24"/>
              </w:rPr>
              <w:t>GPS</w:t>
            </w:r>
          </w:p>
        </w:tc>
        <w:tc>
          <w:tcPr>
            <w:tcW w:w="5898" w:type="dxa"/>
          </w:tcPr>
          <w:p w14:paraId="682B0061" w14:textId="5F9A12BB" w:rsidR="160280A6" w:rsidRPr="000F1381" w:rsidRDefault="0FD3915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F1381">
              <w:rPr>
                <w:rFonts w:ascii="Arial" w:eastAsia="Arial" w:hAnsi="Arial" w:cs="Arial"/>
                <w:sz w:val="24"/>
                <w:szCs w:val="24"/>
              </w:rPr>
              <w:t>Sistema de Posicionamiento Global por sus siglas en Ingles</w:t>
            </w:r>
          </w:p>
        </w:tc>
      </w:tr>
    </w:tbl>
    <w:p w14:paraId="3C642A3F" w14:textId="5155E664" w:rsidR="64A688DF" w:rsidRDefault="64A688DF" w:rsidP="64A688DF"/>
    <w:p w14:paraId="27A29A62" w14:textId="77777777" w:rsidR="002006B9" w:rsidRDefault="002006B9">
      <w:pPr>
        <w:rPr>
          <w:rFonts w:ascii="Arial" w:eastAsiaTheme="majorEastAsia" w:hAnsi="Arial" w:cs="Arial"/>
          <w:b/>
          <w:sz w:val="26"/>
          <w:szCs w:val="26"/>
        </w:rPr>
      </w:pPr>
      <w:r>
        <w:rPr>
          <w:rFonts w:ascii="Arial" w:hAnsi="Arial" w:cs="Arial"/>
          <w:b/>
        </w:rPr>
        <w:br w:type="page"/>
      </w:r>
    </w:p>
    <w:p w14:paraId="66B67A17" w14:textId="3FA6EE20" w:rsidR="00CE123C" w:rsidRPr="00A9484A" w:rsidRDefault="002006B9" w:rsidP="615A0F09">
      <w:pPr>
        <w:pStyle w:val="Ttulo2"/>
        <w:rPr>
          <w:rFonts w:ascii="Arial" w:hAnsi="Arial" w:cs="Arial"/>
          <w:b/>
          <w:color w:val="auto"/>
        </w:rPr>
      </w:pPr>
      <w:r>
        <w:rPr>
          <w:rFonts w:ascii="Arial" w:hAnsi="Arial" w:cs="Arial"/>
          <w:b/>
          <w:color w:val="auto"/>
        </w:rPr>
        <w:lastRenderedPageBreak/>
        <w:t>Referencias</w:t>
      </w:r>
    </w:p>
    <w:tbl>
      <w:tblPr>
        <w:tblStyle w:val="Tablaconcuadrcula"/>
        <w:tblW w:w="0" w:type="auto"/>
        <w:tblLayout w:type="fixed"/>
        <w:tblLook w:val="06A0" w:firstRow="1" w:lastRow="0" w:firstColumn="1" w:lastColumn="0" w:noHBand="1" w:noVBand="1"/>
      </w:tblPr>
      <w:tblGrid>
        <w:gridCol w:w="4419"/>
        <w:gridCol w:w="4419"/>
      </w:tblGrid>
      <w:tr w:rsidR="712BAED3" w14:paraId="3753AD18" w14:textId="77777777" w:rsidTr="712BAED3">
        <w:tc>
          <w:tcPr>
            <w:tcW w:w="4419" w:type="dxa"/>
          </w:tcPr>
          <w:p w14:paraId="3D115447" w14:textId="3F35BC1D" w:rsidR="712BAED3" w:rsidRDefault="00783369" w:rsidP="712BAED3">
            <w:ins w:id="5" w:author="{87f77e47-8b58-4f28-9279-396ffdb615e4}" w:date="2019-05-16T21:54:00Z">
              <w:r>
                <w:t>Páginas de Internet</w:t>
              </w:r>
            </w:ins>
          </w:p>
        </w:tc>
        <w:tc>
          <w:tcPr>
            <w:tcW w:w="4419" w:type="dxa"/>
          </w:tcPr>
          <w:p w14:paraId="5D845DD1" w14:textId="253C0977" w:rsidR="2D69CCDD" w:rsidRDefault="43DE3CE0" w:rsidP="2CFC1766">
            <w:pPr>
              <w:pStyle w:val="Ttulo1"/>
              <w:rPr>
                <w:rFonts w:ascii="Verdana" w:eastAsia="Verdana" w:hAnsi="Verdana" w:cs="Verdana"/>
                <w:color w:val="auto"/>
                <w:sz w:val="24"/>
                <w:szCs w:val="24"/>
              </w:rPr>
            </w:pPr>
            <w:r w:rsidRPr="65BA7F0A">
              <w:rPr>
                <w:color w:val="auto"/>
              </w:rPr>
              <w:t>1.-</w:t>
            </w:r>
            <w:r>
              <w:t xml:space="preserve"> </w:t>
            </w:r>
            <w:proofErr w:type="spellStart"/>
            <w:r w:rsidR="2D69CCDD" w:rsidRPr="18D5269F">
              <w:rPr>
                <w:rFonts w:ascii="Verdana" w:eastAsia="Verdana" w:hAnsi="Verdana" w:cs="Verdana"/>
                <w:color w:val="auto"/>
                <w:sz w:val="24"/>
                <w:szCs w:val="24"/>
              </w:rPr>
              <w:t>Sgoliver</w:t>
            </w:r>
            <w:proofErr w:type="spellEnd"/>
            <w:r w:rsidR="2D69CCDD" w:rsidRPr="18D5269F">
              <w:rPr>
                <w:rFonts w:ascii="Verdana" w:eastAsia="Verdana" w:hAnsi="Verdana" w:cs="Verdana"/>
                <w:color w:val="auto"/>
                <w:sz w:val="24"/>
                <w:szCs w:val="24"/>
              </w:rPr>
              <w:t xml:space="preserve">, 2015, </w:t>
            </w:r>
            <w:r w:rsidR="2D69CCDD" w:rsidRPr="45295AEE">
              <w:rPr>
                <w:rFonts w:ascii="Verdana" w:eastAsia="Verdana" w:hAnsi="Verdana" w:cs="Verdana"/>
                <w:color w:val="auto"/>
                <w:sz w:val="24"/>
                <w:szCs w:val="24"/>
              </w:rPr>
              <w:t xml:space="preserve">Interfaz de usuario en Android: </w:t>
            </w:r>
            <w:proofErr w:type="spellStart"/>
            <w:r w:rsidR="2D69CCDD" w:rsidRPr="45295AEE">
              <w:rPr>
                <w:rFonts w:ascii="Verdana" w:eastAsia="Verdana" w:hAnsi="Verdana" w:cs="Verdana"/>
                <w:color w:val="auto"/>
                <w:sz w:val="24"/>
                <w:szCs w:val="24"/>
              </w:rPr>
              <w:t>CardView</w:t>
            </w:r>
            <w:proofErr w:type="spellEnd"/>
            <w:r w:rsidR="45295AEE" w:rsidRPr="45295AEE">
              <w:rPr>
                <w:rFonts w:ascii="Verdana" w:eastAsia="Verdana" w:hAnsi="Verdana" w:cs="Verdana"/>
                <w:color w:val="auto"/>
                <w:sz w:val="24"/>
                <w:szCs w:val="24"/>
              </w:rPr>
              <w:t xml:space="preserve">, de </w:t>
            </w:r>
            <w:r w:rsidR="21E35D95" w:rsidRPr="21E35D95">
              <w:rPr>
                <w:rFonts w:ascii="Verdana" w:eastAsia="Verdana" w:hAnsi="Verdana" w:cs="Verdana"/>
                <w:color w:val="auto"/>
                <w:sz w:val="24"/>
                <w:szCs w:val="24"/>
              </w:rPr>
              <w:t>sgoliver.net, página web:</w:t>
            </w:r>
          </w:p>
          <w:p w14:paraId="42D03875" w14:textId="43F38D2B" w:rsidR="712BAED3" w:rsidRDefault="00D04513" w:rsidP="712BAED3">
            <w:pPr>
              <w:rPr>
                <w:sz w:val="24"/>
                <w:szCs w:val="24"/>
              </w:rPr>
            </w:pPr>
            <w:hyperlink r:id="rId10">
              <w:r w:rsidR="43DE3CE0" w:rsidRPr="21E35D95">
                <w:rPr>
                  <w:rStyle w:val="Hipervnculo"/>
                  <w:rFonts w:ascii="Calibri" w:eastAsia="Calibri" w:hAnsi="Calibri" w:cs="Calibri"/>
                  <w:sz w:val="24"/>
                  <w:szCs w:val="24"/>
                </w:rPr>
                <w:t>http://www.sgoliver.net/blog/interfaz-de-usuario-en-android-cardview/</w:t>
              </w:r>
            </w:hyperlink>
          </w:p>
        </w:tc>
      </w:tr>
    </w:tbl>
    <w:p w14:paraId="07D50C04" w14:textId="46D8018F" w:rsidR="5B730032" w:rsidRDefault="5B730032"/>
    <w:p w14:paraId="0754FC3F" w14:textId="59FF5059" w:rsidR="00AF4458" w:rsidRDefault="0071022B" w:rsidP="00AF4458">
      <w:pPr>
        <w:rPr>
          <w:rFonts w:ascii="Arial" w:hAnsi="Arial" w:cs="Arial"/>
          <w:b/>
        </w:rPr>
      </w:pPr>
      <w:r>
        <w:rPr>
          <w:rFonts w:ascii="Arial" w:hAnsi="Arial" w:cs="Arial"/>
          <w:b/>
        </w:rPr>
        <w:br w:type="page"/>
      </w:r>
    </w:p>
    <w:p w14:paraId="28256248" w14:textId="698FEB0B" w:rsidR="00731DBC" w:rsidRDefault="0071022B" w:rsidP="007B11F0">
      <w:pPr>
        <w:pStyle w:val="Ttulo2"/>
        <w:spacing w:line="360" w:lineRule="auto"/>
        <w:jc w:val="both"/>
        <w:rPr>
          <w:rFonts w:ascii="Arial" w:hAnsi="Arial" w:cs="Arial"/>
          <w:b/>
          <w:color w:val="auto"/>
        </w:rPr>
      </w:pPr>
      <w:bookmarkStart w:id="6" w:name="_Toc8934114"/>
      <w:r>
        <w:rPr>
          <w:rFonts w:ascii="Arial" w:hAnsi="Arial" w:cs="Arial"/>
          <w:b/>
          <w:color w:val="auto"/>
        </w:rPr>
        <w:lastRenderedPageBreak/>
        <w:t>Descripción general de la aplicación Bueno Bonito y Barato (BBB)</w:t>
      </w:r>
      <w:bookmarkEnd w:id="6"/>
    </w:p>
    <w:p w14:paraId="2F1D1DA0" w14:textId="30D164C9" w:rsidR="5AB16F8F" w:rsidRPr="0088509A" w:rsidRDefault="006E069A" w:rsidP="007B11F0">
      <w:pPr>
        <w:spacing w:line="360" w:lineRule="auto"/>
        <w:jc w:val="both"/>
        <w:rPr>
          <w:rFonts w:ascii="Arial" w:hAnsi="Arial" w:cs="Arial"/>
          <w:sz w:val="24"/>
          <w:szCs w:val="24"/>
        </w:rPr>
      </w:pPr>
      <w:r w:rsidRPr="0088509A">
        <w:rPr>
          <w:rFonts w:ascii="Arial" w:hAnsi="Arial" w:cs="Arial"/>
          <w:sz w:val="24"/>
          <w:szCs w:val="24"/>
        </w:rPr>
        <w:t xml:space="preserve">El sistema permitirá al </w:t>
      </w:r>
      <w:r w:rsidR="00513E37" w:rsidRPr="0088509A">
        <w:rPr>
          <w:rFonts w:ascii="Arial" w:hAnsi="Arial" w:cs="Arial"/>
          <w:sz w:val="24"/>
          <w:szCs w:val="24"/>
        </w:rPr>
        <w:t xml:space="preserve">estudiante </w:t>
      </w:r>
      <w:r w:rsidR="007E4902" w:rsidRPr="0088509A">
        <w:rPr>
          <w:rFonts w:ascii="Arial" w:hAnsi="Arial" w:cs="Arial"/>
          <w:sz w:val="24"/>
          <w:szCs w:val="24"/>
        </w:rPr>
        <w:t xml:space="preserve">consultar </w:t>
      </w:r>
      <w:r w:rsidR="009C7440" w:rsidRPr="0088509A">
        <w:rPr>
          <w:rFonts w:ascii="Arial" w:hAnsi="Arial" w:cs="Arial"/>
          <w:sz w:val="24"/>
          <w:szCs w:val="24"/>
        </w:rPr>
        <w:t xml:space="preserve">las diferentes opciones de </w:t>
      </w:r>
      <w:r w:rsidR="00421C48" w:rsidRPr="0088509A">
        <w:rPr>
          <w:rFonts w:ascii="Arial" w:hAnsi="Arial" w:cs="Arial"/>
          <w:sz w:val="24"/>
          <w:szCs w:val="24"/>
        </w:rPr>
        <w:t>lugares d</w:t>
      </w:r>
      <w:r w:rsidR="005B494C" w:rsidRPr="0088509A">
        <w:rPr>
          <w:rFonts w:ascii="Arial" w:hAnsi="Arial" w:cs="Arial"/>
          <w:sz w:val="24"/>
          <w:szCs w:val="24"/>
        </w:rPr>
        <w:t>onde pueda desayunar, almorzar y hasta cenar</w:t>
      </w:r>
      <w:r w:rsidR="009D51F0" w:rsidRPr="0088509A">
        <w:rPr>
          <w:rFonts w:ascii="Arial" w:hAnsi="Arial" w:cs="Arial"/>
          <w:sz w:val="24"/>
          <w:szCs w:val="24"/>
        </w:rPr>
        <w:t xml:space="preserve">, adecuándose a su presupuesto </w:t>
      </w:r>
      <w:r w:rsidR="008E0DAC" w:rsidRPr="0088509A">
        <w:rPr>
          <w:rFonts w:ascii="Arial" w:hAnsi="Arial" w:cs="Arial"/>
          <w:sz w:val="24"/>
          <w:szCs w:val="24"/>
        </w:rPr>
        <w:t xml:space="preserve">y </w:t>
      </w:r>
      <w:r w:rsidR="00697B90" w:rsidRPr="0088509A">
        <w:rPr>
          <w:rFonts w:ascii="Arial" w:hAnsi="Arial" w:cs="Arial"/>
          <w:sz w:val="24"/>
          <w:szCs w:val="24"/>
        </w:rPr>
        <w:t xml:space="preserve">ahorrándole </w:t>
      </w:r>
      <w:r w:rsidR="00633FBE" w:rsidRPr="0088509A">
        <w:rPr>
          <w:rFonts w:ascii="Arial" w:hAnsi="Arial" w:cs="Arial"/>
          <w:sz w:val="24"/>
          <w:szCs w:val="24"/>
        </w:rPr>
        <w:t>tiempo</w:t>
      </w:r>
      <w:r w:rsidR="00CA4642" w:rsidRPr="0088509A">
        <w:rPr>
          <w:rFonts w:ascii="Arial" w:hAnsi="Arial" w:cs="Arial"/>
          <w:sz w:val="24"/>
          <w:szCs w:val="24"/>
        </w:rPr>
        <w:t xml:space="preserve">. El estudiante solo tiene </w:t>
      </w:r>
      <w:r w:rsidR="00327E78" w:rsidRPr="0088509A">
        <w:rPr>
          <w:rFonts w:ascii="Arial" w:hAnsi="Arial" w:cs="Arial"/>
          <w:sz w:val="24"/>
          <w:szCs w:val="24"/>
        </w:rPr>
        <w:t xml:space="preserve">que ingresar a la aplicación para que </w:t>
      </w:r>
      <w:r w:rsidR="00146518" w:rsidRPr="0088509A">
        <w:rPr>
          <w:rFonts w:ascii="Arial" w:hAnsi="Arial" w:cs="Arial"/>
          <w:sz w:val="24"/>
          <w:szCs w:val="24"/>
        </w:rPr>
        <w:t>el sistema le muestre los lugares</w:t>
      </w:r>
      <w:r w:rsidR="00997C4F" w:rsidRPr="0088509A">
        <w:rPr>
          <w:rFonts w:ascii="Arial" w:hAnsi="Arial" w:cs="Arial"/>
          <w:sz w:val="24"/>
          <w:szCs w:val="24"/>
        </w:rPr>
        <w:t xml:space="preserve"> donde </w:t>
      </w:r>
      <w:r w:rsidR="00DA5C20" w:rsidRPr="0088509A">
        <w:rPr>
          <w:rFonts w:ascii="Arial" w:hAnsi="Arial" w:cs="Arial"/>
          <w:sz w:val="24"/>
          <w:szCs w:val="24"/>
        </w:rPr>
        <w:t xml:space="preserve">comer </w:t>
      </w:r>
      <w:r w:rsidR="000D1FA7" w:rsidRPr="0088509A">
        <w:rPr>
          <w:rFonts w:ascii="Arial" w:hAnsi="Arial" w:cs="Arial"/>
          <w:sz w:val="24"/>
          <w:szCs w:val="24"/>
        </w:rPr>
        <w:t xml:space="preserve">que se </w:t>
      </w:r>
      <w:r w:rsidR="00B501C4" w:rsidRPr="0088509A">
        <w:rPr>
          <w:rFonts w:ascii="Arial" w:hAnsi="Arial" w:cs="Arial"/>
          <w:sz w:val="24"/>
          <w:szCs w:val="24"/>
        </w:rPr>
        <w:t>encuentren cerca de él</w:t>
      </w:r>
      <w:r w:rsidR="00E13A10" w:rsidRPr="0088509A">
        <w:rPr>
          <w:rFonts w:ascii="Arial" w:hAnsi="Arial" w:cs="Arial"/>
          <w:sz w:val="24"/>
          <w:szCs w:val="24"/>
        </w:rPr>
        <w:t xml:space="preserve">, una vez que el estudiante escoge </w:t>
      </w:r>
      <w:r w:rsidR="00421135" w:rsidRPr="0088509A">
        <w:rPr>
          <w:rFonts w:ascii="Arial" w:hAnsi="Arial" w:cs="Arial"/>
          <w:sz w:val="24"/>
          <w:szCs w:val="24"/>
        </w:rPr>
        <w:t>un establecimient</w:t>
      </w:r>
      <w:r w:rsidR="00583F78" w:rsidRPr="0088509A">
        <w:rPr>
          <w:rFonts w:ascii="Arial" w:hAnsi="Arial" w:cs="Arial"/>
          <w:sz w:val="24"/>
          <w:szCs w:val="24"/>
        </w:rPr>
        <w:t xml:space="preserve">o de comida </w:t>
      </w:r>
      <w:r w:rsidR="00952179" w:rsidRPr="0088509A">
        <w:rPr>
          <w:rFonts w:ascii="Arial" w:hAnsi="Arial" w:cs="Arial"/>
          <w:sz w:val="24"/>
          <w:szCs w:val="24"/>
        </w:rPr>
        <w:t>en la aplicación</w:t>
      </w:r>
      <w:r w:rsidR="00907E27" w:rsidRPr="0088509A">
        <w:rPr>
          <w:rFonts w:ascii="Arial" w:hAnsi="Arial" w:cs="Arial"/>
          <w:sz w:val="24"/>
          <w:szCs w:val="24"/>
        </w:rPr>
        <w:t xml:space="preserve"> este </w:t>
      </w:r>
      <w:r w:rsidR="00751782" w:rsidRPr="0088509A">
        <w:rPr>
          <w:rFonts w:ascii="Arial" w:hAnsi="Arial" w:cs="Arial"/>
          <w:sz w:val="24"/>
          <w:szCs w:val="24"/>
        </w:rPr>
        <w:t>le muestra el menú del establecimiento</w:t>
      </w:r>
      <w:r w:rsidR="0015004C" w:rsidRPr="0088509A">
        <w:rPr>
          <w:rFonts w:ascii="Arial" w:hAnsi="Arial" w:cs="Arial"/>
          <w:sz w:val="24"/>
          <w:szCs w:val="24"/>
        </w:rPr>
        <w:t xml:space="preserve"> </w:t>
      </w:r>
      <w:r w:rsidR="00EC3107" w:rsidRPr="0088509A">
        <w:rPr>
          <w:rFonts w:ascii="Arial" w:hAnsi="Arial" w:cs="Arial"/>
          <w:sz w:val="24"/>
          <w:szCs w:val="24"/>
        </w:rPr>
        <w:t xml:space="preserve">permitiendo así </w:t>
      </w:r>
      <w:r w:rsidR="003E2AE5" w:rsidRPr="0088509A">
        <w:rPr>
          <w:rFonts w:ascii="Arial" w:hAnsi="Arial" w:cs="Arial"/>
          <w:sz w:val="24"/>
          <w:szCs w:val="24"/>
        </w:rPr>
        <w:t xml:space="preserve">que </w:t>
      </w:r>
      <w:r w:rsidR="00367EBB" w:rsidRPr="0088509A">
        <w:rPr>
          <w:rFonts w:ascii="Arial" w:hAnsi="Arial" w:cs="Arial"/>
          <w:sz w:val="24"/>
          <w:szCs w:val="24"/>
        </w:rPr>
        <w:t xml:space="preserve">el estudiante </w:t>
      </w:r>
      <w:r w:rsidR="00ED00B1" w:rsidRPr="0088509A">
        <w:rPr>
          <w:rFonts w:ascii="Arial" w:hAnsi="Arial" w:cs="Arial"/>
          <w:sz w:val="24"/>
          <w:szCs w:val="24"/>
        </w:rPr>
        <w:t>pueda ver el tipo de comida que se prepara</w:t>
      </w:r>
      <w:r w:rsidR="00A613E6" w:rsidRPr="0088509A">
        <w:rPr>
          <w:rFonts w:ascii="Arial" w:hAnsi="Arial" w:cs="Arial"/>
          <w:sz w:val="24"/>
          <w:szCs w:val="24"/>
        </w:rPr>
        <w:t xml:space="preserve">. </w:t>
      </w:r>
      <w:r w:rsidR="0088509A" w:rsidRPr="0088509A">
        <w:rPr>
          <w:rFonts w:ascii="Arial" w:hAnsi="Arial" w:cs="Arial"/>
          <w:sz w:val="24"/>
          <w:szCs w:val="24"/>
        </w:rPr>
        <w:t>De acuerdo con el</w:t>
      </w:r>
      <w:r w:rsidR="00A613E6" w:rsidRPr="0088509A">
        <w:rPr>
          <w:rFonts w:ascii="Arial" w:hAnsi="Arial" w:cs="Arial"/>
          <w:sz w:val="24"/>
          <w:szCs w:val="24"/>
        </w:rPr>
        <w:t xml:space="preserve"> </w:t>
      </w:r>
      <w:r w:rsidR="00B466E6" w:rsidRPr="0088509A">
        <w:rPr>
          <w:rFonts w:ascii="Arial" w:hAnsi="Arial" w:cs="Arial"/>
          <w:sz w:val="24"/>
          <w:szCs w:val="24"/>
        </w:rPr>
        <w:t xml:space="preserve">establecimiento </w:t>
      </w:r>
      <w:r w:rsidR="007F05F8" w:rsidRPr="0088509A">
        <w:rPr>
          <w:rFonts w:ascii="Arial" w:hAnsi="Arial" w:cs="Arial"/>
          <w:sz w:val="24"/>
          <w:szCs w:val="24"/>
        </w:rPr>
        <w:t xml:space="preserve">el sistema </w:t>
      </w:r>
      <w:r w:rsidR="00270CE1" w:rsidRPr="0088509A">
        <w:rPr>
          <w:rFonts w:ascii="Arial" w:hAnsi="Arial" w:cs="Arial"/>
          <w:sz w:val="24"/>
          <w:szCs w:val="24"/>
        </w:rPr>
        <w:t>podrá indicar</w:t>
      </w:r>
      <w:r w:rsidR="00F42210" w:rsidRPr="0088509A">
        <w:rPr>
          <w:rFonts w:ascii="Arial" w:hAnsi="Arial" w:cs="Arial"/>
          <w:sz w:val="24"/>
          <w:szCs w:val="24"/>
        </w:rPr>
        <w:t>le al estudiante</w:t>
      </w:r>
      <w:r w:rsidR="00270CE1" w:rsidRPr="0088509A">
        <w:rPr>
          <w:rFonts w:ascii="Arial" w:hAnsi="Arial" w:cs="Arial"/>
          <w:sz w:val="24"/>
          <w:szCs w:val="24"/>
        </w:rPr>
        <w:t xml:space="preserve"> que tan </w:t>
      </w:r>
      <w:r w:rsidR="00F42210" w:rsidRPr="0088509A">
        <w:rPr>
          <w:rFonts w:ascii="Arial" w:hAnsi="Arial" w:cs="Arial"/>
          <w:sz w:val="24"/>
          <w:szCs w:val="24"/>
        </w:rPr>
        <w:t xml:space="preserve">recomendado es </w:t>
      </w:r>
      <w:r w:rsidR="00DD5814" w:rsidRPr="0088509A">
        <w:rPr>
          <w:rFonts w:ascii="Arial" w:hAnsi="Arial" w:cs="Arial"/>
          <w:sz w:val="24"/>
          <w:szCs w:val="24"/>
        </w:rPr>
        <w:t xml:space="preserve">el establecimiento </w:t>
      </w:r>
      <w:r w:rsidR="00DA49F9" w:rsidRPr="0088509A">
        <w:rPr>
          <w:rFonts w:ascii="Arial" w:hAnsi="Arial" w:cs="Arial"/>
          <w:sz w:val="24"/>
          <w:szCs w:val="24"/>
        </w:rPr>
        <w:t xml:space="preserve">mediante un sistema de </w:t>
      </w:r>
      <w:r w:rsidR="00A7613C" w:rsidRPr="0088509A">
        <w:rPr>
          <w:rFonts w:ascii="Arial" w:hAnsi="Arial" w:cs="Arial"/>
          <w:sz w:val="24"/>
          <w:szCs w:val="24"/>
        </w:rPr>
        <w:t>calificación</w:t>
      </w:r>
      <w:r w:rsidR="0088509A">
        <w:rPr>
          <w:rFonts w:ascii="Arial" w:hAnsi="Arial" w:cs="Arial"/>
          <w:sz w:val="24"/>
          <w:szCs w:val="24"/>
        </w:rPr>
        <w:t>.</w:t>
      </w:r>
    </w:p>
    <w:p w14:paraId="7C80E1D5" w14:textId="16F4DF64" w:rsidR="00B466E6" w:rsidRDefault="00526C0D" w:rsidP="00526C0D">
      <w:pPr>
        <w:pStyle w:val="Ttulo1"/>
        <w:rPr>
          <w:rFonts w:ascii="Arial" w:hAnsi="Arial" w:cs="Arial"/>
          <w:b/>
          <w:color w:val="auto"/>
        </w:rPr>
      </w:pPr>
      <w:bookmarkStart w:id="7" w:name="_Toc8934115"/>
      <w:r w:rsidRPr="00526C0D">
        <w:rPr>
          <w:rFonts w:ascii="Arial" w:hAnsi="Arial" w:cs="Arial"/>
          <w:b/>
          <w:color w:val="auto"/>
        </w:rPr>
        <w:t>Descripción general (Sección 2 del SRS)</w:t>
      </w:r>
      <w:bookmarkEnd w:id="7"/>
    </w:p>
    <w:p w14:paraId="4AEE35E4" w14:textId="77777777" w:rsidR="00526C0D" w:rsidRDefault="00526C0D" w:rsidP="00526C0D"/>
    <w:p w14:paraId="6DD2D6A5" w14:textId="5F1208BF" w:rsidR="000A55DC" w:rsidRDefault="000A55DC" w:rsidP="000A55DC">
      <w:pPr>
        <w:pStyle w:val="Ttulo2"/>
        <w:rPr>
          <w:rFonts w:ascii="Arial" w:hAnsi="Arial" w:cs="Arial"/>
          <w:b/>
          <w:color w:val="auto"/>
        </w:rPr>
      </w:pPr>
      <w:bookmarkStart w:id="8" w:name="_Toc8934116"/>
      <w:r w:rsidRPr="000A55DC">
        <w:rPr>
          <w:rFonts w:ascii="Arial" w:hAnsi="Arial" w:cs="Arial"/>
          <w:b/>
          <w:color w:val="auto"/>
        </w:rPr>
        <w:t>Perspectiva del producto</w:t>
      </w:r>
      <w:bookmarkEnd w:id="8"/>
    </w:p>
    <w:p w14:paraId="3243D37E" w14:textId="0A5C21E4" w:rsidR="000A55DC" w:rsidRDefault="6F4D96C3" w:rsidP="6F4D96C3">
      <w:pPr>
        <w:spacing w:line="360" w:lineRule="auto"/>
        <w:jc w:val="both"/>
        <w:rPr>
          <w:rFonts w:ascii="Arial" w:hAnsi="Arial" w:cs="Arial"/>
          <w:sz w:val="24"/>
          <w:szCs w:val="24"/>
        </w:rPr>
      </w:pPr>
      <w:r w:rsidRPr="6F4D96C3">
        <w:rPr>
          <w:rFonts w:ascii="Arial" w:hAnsi="Arial" w:cs="Arial"/>
          <w:sz w:val="24"/>
          <w:szCs w:val="24"/>
        </w:rPr>
        <w:t>En la actualidad existen variedad de aplicaciones y sistemas que permiten visualizar y consultar establecimientos dentro de un rango determinado para que las personas puedan ver dónde comer. Nuestro producto ofrece la posibilidad de además de consultar el establecimiento, poder ver el menú de este.</w:t>
      </w:r>
    </w:p>
    <w:p w14:paraId="2C020586" w14:textId="704BD558" w:rsidR="00A32BAD" w:rsidRDefault="00A32BAD" w:rsidP="009722E5">
      <w:pPr>
        <w:spacing w:line="360" w:lineRule="auto"/>
        <w:jc w:val="both"/>
        <w:rPr>
          <w:rFonts w:ascii="Arial" w:hAnsi="Arial" w:cs="Arial"/>
          <w:sz w:val="24"/>
          <w:szCs w:val="24"/>
        </w:rPr>
      </w:pPr>
      <w:r>
        <w:rPr>
          <w:rFonts w:ascii="Arial" w:hAnsi="Arial" w:cs="Arial"/>
          <w:sz w:val="24"/>
          <w:szCs w:val="24"/>
        </w:rPr>
        <w:t xml:space="preserve">Mientras que los demás sistemas ofrecen la visualización </w:t>
      </w:r>
      <w:r w:rsidR="0085452F">
        <w:rPr>
          <w:rFonts w:ascii="Arial" w:hAnsi="Arial" w:cs="Arial"/>
          <w:sz w:val="24"/>
          <w:szCs w:val="24"/>
        </w:rPr>
        <w:t>del establecimiento</w:t>
      </w:r>
      <w:r w:rsidR="002B1CC5">
        <w:rPr>
          <w:rFonts w:ascii="Arial" w:hAnsi="Arial" w:cs="Arial"/>
          <w:sz w:val="24"/>
          <w:szCs w:val="24"/>
        </w:rPr>
        <w:t xml:space="preserve">, </w:t>
      </w:r>
      <w:r w:rsidR="0085452F">
        <w:rPr>
          <w:rFonts w:ascii="Arial" w:hAnsi="Arial" w:cs="Arial"/>
          <w:sz w:val="24"/>
          <w:szCs w:val="24"/>
        </w:rPr>
        <w:t xml:space="preserve">su </w:t>
      </w:r>
      <w:r w:rsidR="007E3E4F">
        <w:rPr>
          <w:rFonts w:ascii="Arial" w:hAnsi="Arial" w:cs="Arial"/>
          <w:sz w:val="24"/>
          <w:szCs w:val="24"/>
        </w:rPr>
        <w:t xml:space="preserve">distancia </w:t>
      </w:r>
      <w:r w:rsidR="002B1CC5">
        <w:rPr>
          <w:rFonts w:ascii="Arial" w:hAnsi="Arial" w:cs="Arial"/>
          <w:sz w:val="24"/>
          <w:szCs w:val="24"/>
        </w:rPr>
        <w:t xml:space="preserve">y como </w:t>
      </w:r>
      <w:r w:rsidR="000B1EFF">
        <w:rPr>
          <w:rFonts w:ascii="Arial" w:hAnsi="Arial" w:cs="Arial"/>
          <w:sz w:val="24"/>
          <w:szCs w:val="24"/>
        </w:rPr>
        <w:t>llegar, nuestro producto o</w:t>
      </w:r>
      <w:r w:rsidR="00FD405B">
        <w:rPr>
          <w:rFonts w:ascii="Arial" w:hAnsi="Arial" w:cs="Arial"/>
          <w:sz w:val="24"/>
          <w:szCs w:val="24"/>
        </w:rPr>
        <w:t xml:space="preserve">frece </w:t>
      </w:r>
      <w:r w:rsidR="00670422">
        <w:rPr>
          <w:rFonts w:ascii="Arial" w:hAnsi="Arial" w:cs="Arial"/>
          <w:sz w:val="24"/>
          <w:szCs w:val="24"/>
        </w:rPr>
        <w:t xml:space="preserve">el </w:t>
      </w:r>
      <w:r w:rsidR="009C6C13">
        <w:rPr>
          <w:rFonts w:ascii="Arial" w:hAnsi="Arial" w:cs="Arial"/>
          <w:sz w:val="24"/>
          <w:szCs w:val="24"/>
        </w:rPr>
        <w:t xml:space="preserve">visualizar un menú con el tipo de comidas que ofrece el establecimiento y su costo </w:t>
      </w:r>
      <w:r w:rsidR="008B3A64">
        <w:rPr>
          <w:rFonts w:ascii="Arial" w:hAnsi="Arial" w:cs="Arial"/>
          <w:sz w:val="24"/>
          <w:szCs w:val="24"/>
        </w:rPr>
        <w:t>por platillo</w:t>
      </w:r>
      <w:r w:rsidR="00F24195">
        <w:rPr>
          <w:rFonts w:ascii="Arial" w:hAnsi="Arial" w:cs="Arial"/>
          <w:sz w:val="24"/>
          <w:szCs w:val="24"/>
        </w:rPr>
        <w:t xml:space="preserve">. Esto se logra gracias a que </w:t>
      </w:r>
      <w:r w:rsidR="0053157D">
        <w:rPr>
          <w:rFonts w:ascii="Arial" w:hAnsi="Arial" w:cs="Arial"/>
          <w:sz w:val="24"/>
          <w:szCs w:val="24"/>
        </w:rPr>
        <w:t>los establecimientos estarán registrados en el sistema po</w:t>
      </w:r>
      <w:r w:rsidR="00134F80">
        <w:rPr>
          <w:rFonts w:ascii="Arial" w:hAnsi="Arial" w:cs="Arial"/>
          <w:sz w:val="24"/>
          <w:szCs w:val="24"/>
        </w:rPr>
        <w:t xml:space="preserve">r lo cual </w:t>
      </w:r>
      <w:r w:rsidR="00C90AB9">
        <w:rPr>
          <w:rFonts w:ascii="Arial" w:hAnsi="Arial" w:cs="Arial"/>
          <w:sz w:val="24"/>
          <w:szCs w:val="24"/>
        </w:rPr>
        <w:t xml:space="preserve">ellos </w:t>
      </w:r>
      <w:r w:rsidR="00754467">
        <w:rPr>
          <w:rFonts w:ascii="Arial" w:hAnsi="Arial" w:cs="Arial"/>
          <w:sz w:val="24"/>
          <w:szCs w:val="24"/>
        </w:rPr>
        <w:t>proporcionaran s</w:t>
      </w:r>
      <w:r w:rsidR="007C6052">
        <w:rPr>
          <w:rFonts w:ascii="Arial" w:hAnsi="Arial" w:cs="Arial"/>
          <w:sz w:val="24"/>
          <w:szCs w:val="24"/>
        </w:rPr>
        <w:t xml:space="preserve">u menú </w:t>
      </w:r>
      <w:r w:rsidR="00684523">
        <w:rPr>
          <w:rFonts w:ascii="Arial" w:hAnsi="Arial" w:cs="Arial"/>
          <w:sz w:val="24"/>
          <w:szCs w:val="24"/>
        </w:rPr>
        <w:t xml:space="preserve">para que los clientes puedan ver </w:t>
      </w:r>
      <w:r w:rsidR="00AB149D">
        <w:rPr>
          <w:rFonts w:ascii="Arial" w:hAnsi="Arial" w:cs="Arial"/>
          <w:sz w:val="24"/>
          <w:szCs w:val="24"/>
        </w:rPr>
        <w:t xml:space="preserve">lo que les ofrecen y así </w:t>
      </w:r>
      <w:r w:rsidR="00975AB2">
        <w:rPr>
          <w:rFonts w:ascii="Arial" w:hAnsi="Arial" w:cs="Arial"/>
          <w:sz w:val="24"/>
          <w:szCs w:val="24"/>
        </w:rPr>
        <w:t xml:space="preserve">decidir </w:t>
      </w:r>
      <w:r w:rsidR="009722E5">
        <w:rPr>
          <w:rFonts w:ascii="Arial" w:hAnsi="Arial" w:cs="Arial"/>
          <w:sz w:val="24"/>
          <w:szCs w:val="24"/>
        </w:rPr>
        <w:t>dónde</w:t>
      </w:r>
      <w:r w:rsidR="00975AB2">
        <w:rPr>
          <w:rFonts w:ascii="Arial" w:hAnsi="Arial" w:cs="Arial"/>
          <w:sz w:val="24"/>
          <w:szCs w:val="24"/>
        </w:rPr>
        <w:t xml:space="preserve"> </w:t>
      </w:r>
      <w:r w:rsidR="005F1D5C">
        <w:rPr>
          <w:rFonts w:ascii="Arial" w:hAnsi="Arial" w:cs="Arial"/>
          <w:sz w:val="24"/>
          <w:szCs w:val="24"/>
        </w:rPr>
        <w:t>comer</w:t>
      </w:r>
      <w:r w:rsidR="009722E5">
        <w:rPr>
          <w:rFonts w:ascii="Arial" w:hAnsi="Arial" w:cs="Arial"/>
          <w:sz w:val="24"/>
          <w:szCs w:val="24"/>
        </w:rPr>
        <w:t>.</w:t>
      </w:r>
    </w:p>
    <w:p w14:paraId="5D9233BD" w14:textId="7C1692BE" w:rsidR="00A32BAD" w:rsidRDefault="009722E5" w:rsidP="002F00B7">
      <w:pPr>
        <w:pStyle w:val="Ttulo2"/>
        <w:spacing w:line="360" w:lineRule="auto"/>
        <w:jc w:val="both"/>
        <w:rPr>
          <w:rFonts w:ascii="Arial" w:hAnsi="Arial" w:cs="Arial"/>
          <w:b/>
          <w:color w:val="auto"/>
        </w:rPr>
      </w:pPr>
      <w:bookmarkStart w:id="9" w:name="_Toc8934117"/>
      <w:r>
        <w:rPr>
          <w:rFonts w:ascii="Arial" w:hAnsi="Arial" w:cs="Arial"/>
          <w:b/>
          <w:color w:val="auto"/>
        </w:rPr>
        <w:t>Interfaces del Usuario</w:t>
      </w:r>
      <w:bookmarkEnd w:id="9"/>
    </w:p>
    <w:p w14:paraId="587F9118" w14:textId="4991F93E" w:rsidR="002F00B7" w:rsidRDefault="64A688DF" w:rsidP="64A688DF">
      <w:pPr>
        <w:spacing w:line="360" w:lineRule="auto"/>
        <w:jc w:val="both"/>
        <w:rPr>
          <w:rFonts w:ascii="Arial" w:hAnsi="Arial" w:cs="Arial"/>
          <w:sz w:val="24"/>
          <w:szCs w:val="24"/>
        </w:rPr>
      </w:pPr>
      <w:r w:rsidRPr="64A688DF">
        <w:rPr>
          <w:rFonts w:ascii="Arial" w:hAnsi="Arial" w:cs="Arial"/>
          <w:sz w:val="24"/>
          <w:szCs w:val="24"/>
        </w:rPr>
        <w:t xml:space="preserve">Al tratarse de una aplicación móvil el sistema será un conjunto de pantallas, botones, </w:t>
      </w:r>
      <w:proofErr w:type="spellStart"/>
      <w:r w:rsidRPr="64A688DF">
        <w:rPr>
          <w:rFonts w:ascii="Arial" w:hAnsi="Arial" w:cs="Arial"/>
          <w:sz w:val="24"/>
          <w:szCs w:val="24"/>
        </w:rPr>
        <w:t>CardViews</w:t>
      </w:r>
      <w:proofErr w:type="spellEnd"/>
      <w:r w:rsidRPr="64A688DF">
        <w:rPr>
          <w:rFonts w:ascii="Arial" w:hAnsi="Arial" w:cs="Arial"/>
          <w:sz w:val="24"/>
          <w:szCs w:val="24"/>
        </w:rPr>
        <w:t xml:space="preserve">, entre otros componentes. Para iniciar sesión la aplicación contara con una pantalla de inicio de sesión para todos los usuarios. Una vez pasada esa pantalla se contará con un inicio que mostrará los establecimientos </w:t>
      </w:r>
      <w:r w:rsidRPr="64A688DF">
        <w:rPr>
          <w:rFonts w:ascii="Arial" w:hAnsi="Arial" w:cs="Arial"/>
          <w:sz w:val="24"/>
          <w:szCs w:val="24"/>
        </w:rPr>
        <w:lastRenderedPageBreak/>
        <w:t>cercanos al usuario. Se puede observar cada una de las interfaces que maneja el sistema en el apartado anexos de este documento.</w:t>
      </w:r>
    </w:p>
    <w:p w14:paraId="6FE969BB" w14:textId="76A41BB8" w:rsidR="00D243AC" w:rsidRDefault="008E535B" w:rsidP="001B6E09">
      <w:pPr>
        <w:pStyle w:val="Ttulo2"/>
        <w:spacing w:line="360" w:lineRule="auto"/>
        <w:jc w:val="both"/>
        <w:rPr>
          <w:rFonts w:ascii="Arial" w:hAnsi="Arial" w:cs="Arial"/>
          <w:b/>
          <w:color w:val="auto"/>
        </w:rPr>
      </w:pPr>
      <w:bookmarkStart w:id="10" w:name="_Toc8934118"/>
      <w:r>
        <w:rPr>
          <w:rFonts w:ascii="Arial" w:hAnsi="Arial" w:cs="Arial"/>
          <w:b/>
          <w:color w:val="auto"/>
        </w:rPr>
        <w:t>Interfaces de Hardware</w:t>
      </w:r>
      <w:bookmarkEnd w:id="10"/>
    </w:p>
    <w:p w14:paraId="73494DF6" w14:textId="29B94187" w:rsidR="00D243AC" w:rsidRDefault="00580307" w:rsidP="001B6E09">
      <w:pPr>
        <w:spacing w:line="360" w:lineRule="auto"/>
        <w:jc w:val="both"/>
        <w:rPr>
          <w:rFonts w:ascii="Arial" w:hAnsi="Arial" w:cs="Arial"/>
          <w:sz w:val="24"/>
          <w:szCs w:val="24"/>
        </w:rPr>
      </w:pPr>
      <w:r>
        <w:rPr>
          <w:rFonts w:ascii="Arial" w:hAnsi="Arial" w:cs="Arial"/>
          <w:sz w:val="24"/>
          <w:szCs w:val="24"/>
        </w:rPr>
        <w:t xml:space="preserve">Sera necesario disponer </w:t>
      </w:r>
      <w:r w:rsidR="00A27620">
        <w:rPr>
          <w:rFonts w:ascii="Arial" w:hAnsi="Arial" w:cs="Arial"/>
          <w:sz w:val="24"/>
          <w:szCs w:val="24"/>
        </w:rPr>
        <w:t xml:space="preserve">de </w:t>
      </w:r>
      <w:r w:rsidR="006C1F97">
        <w:rPr>
          <w:rFonts w:ascii="Arial" w:hAnsi="Arial" w:cs="Arial"/>
          <w:sz w:val="24"/>
          <w:szCs w:val="24"/>
        </w:rPr>
        <w:t xml:space="preserve">dispositivos </w:t>
      </w:r>
      <w:r w:rsidR="00BD1A95">
        <w:rPr>
          <w:rFonts w:ascii="Arial" w:hAnsi="Arial" w:cs="Arial"/>
          <w:sz w:val="24"/>
          <w:szCs w:val="24"/>
        </w:rPr>
        <w:t>móviles en perfecto estado con las siguientes características</w:t>
      </w:r>
      <w:r w:rsidR="00C422A9">
        <w:rPr>
          <w:rFonts w:ascii="Arial" w:hAnsi="Arial" w:cs="Arial"/>
          <w:sz w:val="24"/>
          <w:szCs w:val="24"/>
        </w:rPr>
        <w:t xml:space="preserve"> </w:t>
      </w:r>
      <w:r w:rsidR="00D161DB">
        <w:rPr>
          <w:rFonts w:ascii="Arial" w:hAnsi="Arial" w:cs="Arial"/>
          <w:sz w:val="24"/>
          <w:szCs w:val="24"/>
        </w:rPr>
        <w:t>mínimas</w:t>
      </w:r>
    </w:p>
    <w:p w14:paraId="777CA6CD" w14:textId="213CA1DA" w:rsidR="00D161DB" w:rsidRDefault="0030638B" w:rsidP="001B6E09">
      <w:pPr>
        <w:pStyle w:val="Prrafodelista"/>
        <w:numPr>
          <w:ilvl w:val="0"/>
          <w:numId w:val="5"/>
        </w:numPr>
        <w:spacing w:line="360" w:lineRule="auto"/>
        <w:jc w:val="both"/>
        <w:rPr>
          <w:rFonts w:ascii="Arial" w:hAnsi="Arial" w:cs="Arial"/>
          <w:sz w:val="24"/>
          <w:szCs w:val="24"/>
        </w:rPr>
      </w:pPr>
      <w:r>
        <w:rPr>
          <w:rFonts w:ascii="Arial" w:hAnsi="Arial" w:cs="Arial"/>
          <w:sz w:val="24"/>
          <w:szCs w:val="24"/>
        </w:rPr>
        <w:t xml:space="preserve">Procesador </w:t>
      </w:r>
      <w:r w:rsidR="005A4147">
        <w:rPr>
          <w:rFonts w:ascii="Arial" w:hAnsi="Arial" w:cs="Arial"/>
          <w:sz w:val="24"/>
          <w:szCs w:val="24"/>
        </w:rPr>
        <w:t>Dual</w:t>
      </w:r>
      <w:r w:rsidR="00443C0F">
        <w:rPr>
          <w:rFonts w:ascii="Arial" w:hAnsi="Arial" w:cs="Arial"/>
          <w:sz w:val="24"/>
          <w:szCs w:val="24"/>
        </w:rPr>
        <w:t xml:space="preserve"> </w:t>
      </w:r>
      <w:r w:rsidR="005A4147">
        <w:rPr>
          <w:rFonts w:ascii="Arial" w:hAnsi="Arial" w:cs="Arial"/>
          <w:sz w:val="24"/>
          <w:szCs w:val="24"/>
        </w:rPr>
        <w:t xml:space="preserve">Core o </w:t>
      </w:r>
      <w:proofErr w:type="spellStart"/>
      <w:r w:rsidR="005A4147">
        <w:rPr>
          <w:rFonts w:ascii="Arial" w:hAnsi="Arial" w:cs="Arial"/>
          <w:sz w:val="24"/>
          <w:szCs w:val="24"/>
        </w:rPr>
        <w:t>Quad</w:t>
      </w:r>
      <w:proofErr w:type="spellEnd"/>
      <w:r w:rsidR="00443C0F">
        <w:rPr>
          <w:rFonts w:ascii="Arial" w:hAnsi="Arial" w:cs="Arial"/>
          <w:sz w:val="24"/>
          <w:szCs w:val="24"/>
        </w:rPr>
        <w:t xml:space="preserve"> </w:t>
      </w:r>
      <w:r w:rsidR="005A4147">
        <w:rPr>
          <w:rFonts w:ascii="Arial" w:hAnsi="Arial" w:cs="Arial"/>
          <w:sz w:val="24"/>
          <w:szCs w:val="24"/>
        </w:rPr>
        <w:t>Core a 1.8GHz</w:t>
      </w:r>
    </w:p>
    <w:p w14:paraId="32159B42" w14:textId="7CDE8E22" w:rsidR="00443C0F" w:rsidRDefault="00443C0F" w:rsidP="001B6E09">
      <w:pPr>
        <w:pStyle w:val="Prrafodelista"/>
        <w:numPr>
          <w:ilvl w:val="0"/>
          <w:numId w:val="5"/>
        </w:numPr>
        <w:spacing w:line="360" w:lineRule="auto"/>
        <w:jc w:val="both"/>
        <w:rPr>
          <w:rFonts w:ascii="Arial" w:hAnsi="Arial" w:cs="Arial"/>
          <w:sz w:val="24"/>
          <w:szCs w:val="24"/>
        </w:rPr>
      </w:pPr>
      <w:r>
        <w:rPr>
          <w:rFonts w:ascii="Arial" w:hAnsi="Arial" w:cs="Arial"/>
          <w:sz w:val="24"/>
          <w:szCs w:val="24"/>
        </w:rPr>
        <w:t>Memoria RAM de 2GB</w:t>
      </w:r>
    </w:p>
    <w:p w14:paraId="05A6B29C" w14:textId="0044E163" w:rsidR="001E378B" w:rsidRDefault="001E378B" w:rsidP="001B6E09">
      <w:pPr>
        <w:pStyle w:val="Prrafodelista"/>
        <w:numPr>
          <w:ilvl w:val="0"/>
          <w:numId w:val="5"/>
        </w:numPr>
        <w:spacing w:line="360" w:lineRule="auto"/>
        <w:jc w:val="both"/>
        <w:rPr>
          <w:rFonts w:ascii="Arial" w:hAnsi="Arial" w:cs="Arial"/>
          <w:sz w:val="24"/>
          <w:szCs w:val="24"/>
        </w:rPr>
      </w:pPr>
      <w:r>
        <w:rPr>
          <w:rFonts w:ascii="Arial" w:hAnsi="Arial" w:cs="Arial"/>
          <w:sz w:val="24"/>
          <w:szCs w:val="24"/>
        </w:rPr>
        <w:t xml:space="preserve">Pantalla </w:t>
      </w:r>
      <w:r w:rsidR="00D903A5">
        <w:rPr>
          <w:rFonts w:ascii="Arial" w:hAnsi="Arial" w:cs="Arial"/>
          <w:sz w:val="24"/>
          <w:szCs w:val="24"/>
        </w:rPr>
        <w:t>Táctil</w:t>
      </w:r>
      <w:r>
        <w:rPr>
          <w:rFonts w:ascii="Arial" w:hAnsi="Arial" w:cs="Arial"/>
          <w:sz w:val="24"/>
          <w:szCs w:val="24"/>
        </w:rPr>
        <w:t xml:space="preserve"> </w:t>
      </w:r>
    </w:p>
    <w:p w14:paraId="2185C2F1" w14:textId="7D747949" w:rsidR="00E84654" w:rsidRDefault="00D903A5" w:rsidP="001B6E09">
      <w:pPr>
        <w:pStyle w:val="Prrafodelista"/>
        <w:numPr>
          <w:ilvl w:val="0"/>
          <w:numId w:val="5"/>
        </w:numPr>
        <w:spacing w:line="360" w:lineRule="auto"/>
        <w:jc w:val="both"/>
        <w:rPr>
          <w:rFonts w:ascii="Arial" w:hAnsi="Arial" w:cs="Arial"/>
          <w:sz w:val="24"/>
          <w:szCs w:val="24"/>
        </w:rPr>
      </w:pPr>
      <w:r>
        <w:rPr>
          <w:rFonts w:ascii="Arial" w:hAnsi="Arial" w:cs="Arial"/>
          <w:sz w:val="24"/>
          <w:szCs w:val="24"/>
        </w:rPr>
        <w:t xml:space="preserve">Espacio de almacenamiento </w:t>
      </w:r>
      <w:r w:rsidR="00305A85">
        <w:rPr>
          <w:rFonts w:ascii="Arial" w:hAnsi="Arial" w:cs="Arial"/>
          <w:sz w:val="24"/>
          <w:szCs w:val="24"/>
        </w:rPr>
        <w:t xml:space="preserve">disponible de </w:t>
      </w:r>
      <w:r w:rsidR="00374D03">
        <w:rPr>
          <w:rFonts w:ascii="Arial" w:hAnsi="Arial" w:cs="Arial"/>
          <w:sz w:val="24"/>
          <w:szCs w:val="24"/>
        </w:rPr>
        <w:t>50MB</w:t>
      </w:r>
    </w:p>
    <w:p w14:paraId="46CC8A29" w14:textId="2C191217" w:rsidR="00E84654" w:rsidRDefault="00E84654" w:rsidP="001B6E09">
      <w:pPr>
        <w:pStyle w:val="Ttulo2"/>
        <w:spacing w:line="360" w:lineRule="auto"/>
        <w:jc w:val="both"/>
        <w:rPr>
          <w:rFonts w:ascii="Arial" w:hAnsi="Arial" w:cs="Arial"/>
          <w:b/>
          <w:color w:val="auto"/>
        </w:rPr>
      </w:pPr>
      <w:bookmarkStart w:id="11" w:name="_Toc8934119"/>
      <w:r w:rsidRPr="005E7586">
        <w:rPr>
          <w:rFonts w:ascii="Arial" w:hAnsi="Arial" w:cs="Arial"/>
          <w:b/>
          <w:color w:val="auto"/>
        </w:rPr>
        <w:t>Interfaces de Software</w:t>
      </w:r>
      <w:bookmarkEnd w:id="11"/>
    </w:p>
    <w:p w14:paraId="6FAF7A4D" w14:textId="66E38987" w:rsidR="005E7586" w:rsidRDefault="004C3E2D" w:rsidP="001B6E09">
      <w:pPr>
        <w:pStyle w:val="Prrafodelista"/>
        <w:numPr>
          <w:ilvl w:val="0"/>
          <w:numId w:val="6"/>
        </w:numPr>
        <w:spacing w:line="360" w:lineRule="auto"/>
        <w:jc w:val="both"/>
        <w:rPr>
          <w:rFonts w:ascii="Arial" w:hAnsi="Arial" w:cs="Arial"/>
          <w:sz w:val="24"/>
          <w:szCs w:val="24"/>
        </w:rPr>
      </w:pPr>
      <w:r w:rsidRPr="00E7190D">
        <w:rPr>
          <w:rFonts w:ascii="Arial" w:hAnsi="Arial" w:cs="Arial"/>
          <w:sz w:val="24"/>
          <w:szCs w:val="24"/>
        </w:rPr>
        <w:t xml:space="preserve">Sistema Operativo Android </w:t>
      </w:r>
      <w:r w:rsidR="00E7190D" w:rsidRPr="00E7190D">
        <w:rPr>
          <w:rFonts w:ascii="Arial" w:hAnsi="Arial" w:cs="Arial"/>
          <w:sz w:val="24"/>
          <w:szCs w:val="24"/>
        </w:rPr>
        <w:t>5.0 o superior</w:t>
      </w:r>
    </w:p>
    <w:p w14:paraId="44803694" w14:textId="0ADBC68B" w:rsidR="001A7FA3" w:rsidRDefault="003078C1" w:rsidP="001B6E09">
      <w:pPr>
        <w:pStyle w:val="Prrafodelista"/>
        <w:numPr>
          <w:ilvl w:val="0"/>
          <w:numId w:val="6"/>
        </w:numPr>
        <w:spacing w:line="360" w:lineRule="auto"/>
        <w:jc w:val="both"/>
        <w:rPr>
          <w:rFonts w:ascii="Arial" w:hAnsi="Arial" w:cs="Arial"/>
          <w:sz w:val="24"/>
          <w:szCs w:val="24"/>
        </w:rPr>
      </w:pPr>
      <w:r>
        <w:rPr>
          <w:rFonts w:ascii="Arial" w:hAnsi="Arial" w:cs="Arial"/>
          <w:sz w:val="24"/>
          <w:szCs w:val="24"/>
        </w:rPr>
        <w:t>Sistema Operativo iOS</w:t>
      </w:r>
      <w:r w:rsidR="000D7A82">
        <w:rPr>
          <w:rFonts w:ascii="Arial" w:hAnsi="Arial" w:cs="Arial"/>
          <w:sz w:val="24"/>
          <w:szCs w:val="24"/>
        </w:rPr>
        <w:t xml:space="preserve"> 9</w:t>
      </w:r>
      <w:r w:rsidR="008E4111">
        <w:rPr>
          <w:rFonts w:ascii="Arial" w:hAnsi="Arial" w:cs="Arial"/>
          <w:sz w:val="24"/>
          <w:szCs w:val="24"/>
        </w:rPr>
        <w:t xml:space="preserve"> </w:t>
      </w:r>
      <w:r w:rsidR="00447BD3">
        <w:rPr>
          <w:rFonts w:ascii="Arial" w:hAnsi="Arial" w:cs="Arial"/>
          <w:sz w:val="24"/>
          <w:szCs w:val="24"/>
        </w:rPr>
        <w:t>o superior</w:t>
      </w:r>
    </w:p>
    <w:p w14:paraId="4674898C" w14:textId="733E28EE" w:rsidR="0001752E" w:rsidRDefault="003D1C39" w:rsidP="001B6E09">
      <w:pPr>
        <w:pStyle w:val="Ttulo2"/>
        <w:spacing w:line="360" w:lineRule="auto"/>
        <w:jc w:val="both"/>
        <w:rPr>
          <w:rFonts w:ascii="Arial" w:hAnsi="Arial" w:cs="Arial"/>
          <w:b/>
          <w:color w:val="auto"/>
        </w:rPr>
      </w:pPr>
      <w:bookmarkStart w:id="12" w:name="_Toc8934120"/>
      <w:r>
        <w:rPr>
          <w:rFonts w:ascii="Arial" w:hAnsi="Arial" w:cs="Arial"/>
          <w:b/>
          <w:color w:val="auto"/>
        </w:rPr>
        <w:t>Interfaces de Comunicación</w:t>
      </w:r>
      <w:bookmarkEnd w:id="12"/>
    </w:p>
    <w:p w14:paraId="007A4DEE" w14:textId="732099B0" w:rsidR="003D1C39" w:rsidRDefault="003D1C39" w:rsidP="001B6E09">
      <w:pPr>
        <w:spacing w:line="360" w:lineRule="auto"/>
        <w:jc w:val="both"/>
        <w:rPr>
          <w:rFonts w:ascii="Arial" w:hAnsi="Arial" w:cs="Arial"/>
          <w:sz w:val="24"/>
          <w:szCs w:val="24"/>
        </w:rPr>
      </w:pPr>
      <w:r>
        <w:rPr>
          <w:rFonts w:ascii="Arial" w:hAnsi="Arial" w:cs="Arial"/>
          <w:sz w:val="24"/>
          <w:szCs w:val="24"/>
        </w:rPr>
        <w:t xml:space="preserve">Los estudiantes </w:t>
      </w:r>
      <w:r w:rsidR="009B46D3">
        <w:rPr>
          <w:rFonts w:ascii="Arial" w:hAnsi="Arial" w:cs="Arial"/>
          <w:sz w:val="24"/>
          <w:szCs w:val="24"/>
        </w:rPr>
        <w:t>podrán visualizar y agregar comentarios del establecimiento en cuestión</w:t>
      </w:r>
      <w:r w:rsidR="00A25913">
        <w:rPr>
          <w:rFonts w:ascii="Arial" w:hAnsi="Arial" w:cs="Arial"/>
          <w:sz w:val="24"/>
          <w:szCs w:val="24"/>
        </w:rPr>
        <w:t>, siempre que sea posible</w:t>
      </w:r>
      <w:r w:rsidR="00156313">
        <w:rPr>
          <w:rFonts w:ascii="Arial" w:hAnsi="Arial" w:cs="Arial"/>
          <w:sz w:val="24"/>
          <w:szCs w:val="24"/>
        </w:rPr>
        <w:t xml:space="preserve">, </w:t>
      </w:r>
      <w:r w:rsidR="000C143B">
        <w:rPr>
          <w:rFonts w:ascii="Arial" w:hAnsi="Arial" w:cs="Arial"/>
          <w:sz w:val="24"/>
          <w:szCs w:val="24"/>
        </w:rPr>
        <w:t xml:space="preserve">por ejemplo, cuando quieran compartir una opinión </w:t>
      </w:r>
      <w:r w:rsidR="00E6399D">
        <w:rPr>
          <w:rFonts w:ascii="Arial" w:hAnsi="Arial" w:cs="Arial"/>
          <w:sz w:val="24"/>
          <w:szCs w:val="24"/>
        </w:rPr>
        <w:t>acerca del establecimiento y calificarlo.</w:t>
      </w:r>
    </w:p>
    <w:p w14:paraId="6BF3E5FE" w14:textId="6E6004EB" w:rsidR="00E6399D" w:rsidRDefault="00132B8E" w:rsidP="001B6E09">
      <w:pPr>
        <w:pStyle w:val="Ttulo2"/>
        <w:spacing w:line="360" w:lineRule="auto"/>
        <w:jc w:val="both"/>
        <w:rPr>
          <w:rFonts w:ascii="Arial" w:hAnsi="Arial" w:cs="Arial"/>
          <w:b/>
          <w:color w:val="auto"/>
        </w:rPr>
      </w:pPr>
      <w:bookmarkStart w:id="13" w:name="_Toc8934121"/>
      <w:r>
        <w:rPr>
          <w:rFonts w:ascii="Arial" w:hAnsi="Arial" w:cs="Arial"/>
          <w:b/>
          <w:color w:val="auto"/>
        </w:rPr>
        <w:t>Limitaciones de Memoria</w:t>
      </w:r>
      <w:bookmarkEnd w:id="13"/>
    </w:p>
    <w:p w14:paraId="29C9735D" w14:textId="586C9A88" w:rsidR="00132B8E" w:rsidRDefault="00C946FF" w:rsidP="001B6E09">
      <w:pPr>
        <w:spacing w:line="360" w:lineRule="auto"/>
        <w:jc w:val="both"/>
        <w:rPr>
          <w:rFonts w:ascii="Arial" w:hAnsi="Arial" w:cs="Arial"/>
          <w:sz w:val="24"/>
          <w:szCs w:val="24"/>
        </w:rPr>
      </w:pPr>
      <w:r>
        <w:rPr>
          <w:rFonts w:ascii="Arial" w:hAnsi="Arial" w:cs="Arial"/>
          <w:sz w:val="24"/>
          <w:szCs w:val="24"/>
        </w:rPr>
        <w:t>La aplicación</w:t>
      </w:r>
      <w:r w:rsidR="00FB73F2">
        <w:rPr>
          <w:rFonts w:ascii="Arial" w:hAnsi="Arial" w:cs="Arial"/>
          <w:sz w:val="24"/>
          <w:szCs w:val="24"/>
        </w:rPr>
        <w:t xml:space="preserve"> </w:t>
      </w:r>
      <w:r w:rsidR="007D4AAE">
        <w:rPr>
          <w:rFonts w:ascii="Arial" w:hAnsi="Arial" w:cs="Arial"/>
          <w:sz w:val="24"/>
          <w:szCs w:val="24"/>
        </w:rPr>
        <w:t xml:space="preserve">necesitara un mínimo de </w:t>
      </w:r>
      <w:r>
        <w:rPr>
          <w:rFonts w:ascii="Arial" w:hAnsi="Arial" w:cs="Arial"/>
          <w:sz w:val="24"/>
          <w:szCs w:val="24"/>
        </w:rPr>
        <w:t xml:space="preserve">50MB de espacio disponible para su instalación y </w:t>
      </w:r>
      <w:r w:rsidR="00CD30AD">
        <w:rPr>
          <w:rFonts w:ascii="Arial" w:hAnsi="Arial" w:cs="Arial"/>
          <w:sz w:val="24"/>
          <w:szCs w:val="24"/>
        </w:rPr>
        <w:t>2GB</w:t>
      </w:r>
      <w:r w:rsidR="00C44021">
        <w:rPr>
          <w:rFonts w:ascii="Arial" w:hAnsi="Arial" w:cs="Arial"/>
          <w:sz w:val="24"/>
          <w:szCs w:val="24"/>
        </w:rPr>
        <w:t xml:space="preserve"> de memoria RAM</w:t>
      </w:r>
      <w:r w:rsidR="00CD30AD">
        <w:rPr>
          <w:rFonts w:ascii="Arial" w:hAnsi="Arial" w:cs="Arial"/>
          <w:sz w:val="24"/>
          <w:szCs w:val="24"/>
        </w:rPr>
        <w:t xml:space="preserve"> para la </w:t>
      </w:r>
      <w:r w:rsidR="00C44021">
        <w:rPr>
          <w:rFonts w:ascii="Arial" w:hAnsi="Arial" w:cs="Arial"/>
          <w:sz w:val="24"/>
          <w:szCs w:val="24"/>
        </w:rPr>
        <w:t>correcta ejecución de esta</w:t>
      </w:r>
      <w:r w:rsidR="004B169F">
        <w:rPr>
          <w:rFonts w:ascii="Arial" w:hAnsi="Arial" w:cs="Arial"/>
          <w:sz w:val="24"/>
          <w:szCs w:val="24"/>
        </w:rPr>
        <w:t>.</w:t>
      </w:r>
    </w:p>
    <w:p w14:paraId="6A4B48BB" w14:textId="3016BF33" w:rsidR="004B169F" w:rsidRDefault="00FB072B" w:rsidP="001B6E09">
      <w:pPr>
        <w:pStyle w:val="Ttulo2"/>
        <w:spacing w:line="360" w:lineRule="auto"/>
        <w:jc w:val="both"/>
        <w:rPr>
          <w:rFonts w:ascii="Arial" w:hAnsi="Arial" w:cs="Arial"/>
          <w:b/>
          <w:color w:val="auto"/>
        </w:rPr>
      </w:pPr>
      <w:bookmarkStart w:id="14" w:name="_Toc8934122"/>
      <w:r w:rsidRPr="00FB072B">
        <w:rPr>
          <w:rFonts w:ascii="Arial" w:hAnsi="Arial" w:cs="Arial"/>
          <w:b/>
          <w:color w:val="auto"/>
        </w:rPr>
        <w:t>Operaciones</w:t>
      </w:r>
      <w:bookmarkEnd w:id="14"/>
    </w:p>
    <w:p w14:paraId="1AF7ADFF" w14:textId="053ABD62" w:rsidR="004722E6" w:rsidRPr="004722E6" w:rsidRDefault="004722E6" w:rsidP="001B6E09">
      <w:pPr>
        <w:pStyle w:val="Prrafodelista"/>
        <w:numPr>
          <w:ilvl w:val="0"/>
          <w:numId w:val="7"/>
        </w:numPr>
        <w:spacing w:line="360" w:lineRule="auto"/>
        <w:jc w:val="both"/>
      </w:pPr>
      <w:r>
        <w:rPr>
          <w:rFonts w:ascii="Arial" w:hAnsi="Arial" w:cs="Arial"/>
          <w:sz w:val="24"/>
          <w:szCs w:val="24"/>
        </w:rPr>
        <w:t xml:space="preserve">Consultar </w:t>
      </w:r>
      <w:r w:rsidR="00FC550C">
        <w:rPr>
          <w:rFonts w:ascii="Arial" w:hAnsi="Arial" w:cs="Arial"/>
          <w:sz w:val="24"/>
          <w:szCs w:val="24"/>
        </w:rPr>
        <w:t>e</w:t>
      </w:r>
      <w:r>
        <w:rPr>
          <w:rFonts w:ascii="Arial" w:hAnsi="Arial" w:cs="Arial"/>
          <w:sz w:val="24"/>
          <w:szCs w:val="24"/>
        </w:rPr>
        <w:t>stablecimientos</w:t>
      </w:r>
    </w:p>
    <w:p w14:paraId="3077A9C7" w14:textId="7F289AC6" w:rsidR="004722E6" w:rsidRPr="005B69D1" w:rsidRDefault="004722E6" w:rsidP="001B6E09">
      <w:pPr>
        <w:pStyle w:val="Prrafodelista"/>
        <w:numPr>
          <w:ilvl w:val="0"/>
          <w:numId w:val="7"/>
        </w:numPr>
        <w:spacing w:line="360" w:lineRule="auto"/>
        <w:jc w:val="both"/>
      </w:pPr>
      <w:r>
        <w:rPr>
          <w:rFonts w:ascii="Arial" w:hAnsi="Arial" w:cs="Arial"/>
          <w:sz w:val="24"/>
          <w:szCs w:val="24"/>
        </w:rPr>
        <w:t xml:space="preserve">Consultar </w:t>
      </w:r>
      <w:r w:rsidR="00FC550C">
        <w:rPr>
          <w:rFonts w:ascii="Arial" w:hAnsi="Arial" w:cs="Arial"/>
          <w:sz w:val="24"/>
          <w:szCs w:val="24"/>
        </w:rPr>
        <w:t>m</w:t>
      </w:r>
      <w:r w:rsidR="005B69D1">
        <w:rPr>
          <w:rFonts w:ascii="Arial" w:hAnsi="Arial" w:cs="Arial"/>
          <w:sz w:val="24"/>
          <w:szCs w:val="24"/>
        </w:rPr>
        <w:t>enú del establecimiento</w:t>
      </w:r>
    </w:p>
    <w:p w14:paraId="030D2680" w14:textId="1BB5583B" w:rsidR="005C529F" w:rsidRPr="004F0DF1" w:rsidRDefault="00792337" w:rsidP="001B6E09">
      <w:pPr>
        <w:pStyle w:val="Prrafodelista"/>
        <w:numPr>
          <w:ilvl w:val="0"/>
          <w:numId w:val="7"/>
        </w:numPr>
        <w:spacing w:line="360" w:lineRule="auto"/>
        <w:jc w:val="both"/>
      </w:pPr>
      <w:r>
        <w:rPr>
          <w:rFonts w:ascii="Arial" w:hAnsi="Arial" w:cs="Arial"/>
          <w:sz w:val="24"/>
          <w:szCs w:val="24"/>
        </w:rPr>
        <w:t>Consulta</w:t>
      </w:r>
      <w:r w:rsidR="00FC550C">
        <w:rPr>
          <w:rFonts w:ascii="Arial" w:hAnsi="Arial" w:cs="Arial"/>
          <w:sz w:val="24"/>
          <w:szCs w:val="24"/>
        </w:rPr>
        <w:t>r</w:t>
      </w:r>
      <w:r>
        <w:rPr>
          <w:rFonts w:ascii="Arial" w:hAnsi="Arial" w:cs="Arial"/>
          <w:sz w:val="24"/>
          <w:szCs w:val="24"/>
        </w:rPr>
        <w:t xml:space="preserve"> </w:t>
      </w:r>
      <w:r w:rsidR="004F0DF1">
        <w:rPr>
          <w:rFonts w:ascii="Arial" w:hAnsi="Arial" w:cs="Arial"/>
          <w:sz w:val="24"/>
          <w:szCs w:val="24"/>
        </w:rPr>
        <w:t>O</w:t>
      </w:r>
      <w:r>
        <w:rPr>
          <w:rFonts w:ascii="Arial" w:hAnsi="Arial" w:cs="Arial"/>
          <w:sz w:val="24"/>
          <w:szCs w:val="24"/>
        </w:rPr>
        <w:t>pini</w:t>
      </w:r>
      <w:r w:rsidR="005C529F">
        <w:rPr>
          <w:rFonts w:ascii="Arial" w:hAnsi="Arial" w:cs="Arial"/>
          <w:sz w:val="24"/>
          <w:szCs w:val="24"/>
        </w:rPr>
        <w:t>ones de clientes del establecimiento</w:t>
      </w:r>
    </w:p>
    <w:p w14:paraId="6F6BBB3A" w14:textId="74A0ADE5" w:rsidR="004F0DF1" w:rsidRPr="001B6E09" w:rsidRDefault="00E732A0" w:rsidP="001B6E09">
      <w:pPr>
        <w:pStyle w:val="Prrafodelista"/>
        <w:numPr>
          <w:ilvl w:val="0"/>
          <w:numId w:val="7"/>
        </w:numPr>
        <w:spacing w:line="360" w:lineRule="auto"/>
        <w:jc w:val="both"/>
      </w:pPr>
      <w:r>
        <w:rPr>
          <w:rFonts w:ascii="Arial" w:hAnsi="Arial" w:cs="Arial"/>
          <w:sz w:val="24"/>
          <w:szCs w:val="24"/>
        </w:rPr>
        <w:t>Editar, consultar y e</w:t>
      </w:r>
      <w:r w:rsidR="004F0DF1">
        <w:rPr>
          <w:rFonts w:ascii="Arial" w:hAnsi="Arial" w:cs="Arial"/>
          <w:sz w:val="24"/>
          <w:szCs w:val="24"/>
        </w:rPr>
        <w:t xml:space="preserve">liminar </w:t>
      </w:r>
      <w:r w:rsidR="001B6E09">
        <w:rPr>
          <w:rFonts w:ascii="Arial" w:hAnsi="Arial" w:cs="Arial"/>
          <w:sz w:val="24"/>
          <w:szCs w:val="24"/>
        </w:rPr>
        <w:t>establecimientos (Administrador)</w:t>
      </w:r>
    </w:p>
    <w:p w14:paraId="440385F8" w14:textId="113A7FEC" w:rsidR="001B6E09" w:rsidRPr="001B6E09" w:rsidRDefault="001B6E09" w:rsidP="001B6E09">
      <w:pPr>
        <w:pStyle w:val="Prrafodelista"/>
        <w:numPr>
          <w:ilvl w:val="0"/>
          <w:numId w:val="7"/>
        </w:numPr>
        <w:spacing w:line="360" w:lineRule="auto"/>
        <w:jc w:val="both"/>
      </w:pPr>
      <w:r>
        <w:rPr>
          <w:rFonts w:ascii="Arial" w:hAnsi="Arial" w:cs="Arial"/>
          <w:sz w:val="24"/>
          <w:szCs w:val="24"/>
        </w:rPr>
        <w:t>Consultar la información de la aplicación</w:t>
      </w:r>
    </w:p>
    <w:p w14:paraId="0819CE81" w14:textId="622F031B" w:rsidR="001B6E09" w:rsidRDefault="008E105E" w:rsidP="004E477A">
      <w:pPr>
        <w:pStyle w:val="Ttulo2"/>
        <w:spacing w:line="360" w:lineRule="auto"/>
        <w:jc w:val="both"/>
        <w:rPr>
          <w:rFonts w:ascii="Arial" w:hAnsi="Arial" w:cs="Arial"/>
          <w:b/>
          <w:color w:val="auto"/>
        </w:rPr>
      </w:pPr>
      <w:bookmarkStart w:id="15" w:name="_Toc8934123"/>
      <w:r>
        <w:rPr>
          <w:rFonts w:ascii="Arial" w:hAnsi="Arial" w:cs="Arial"/>
          <w:b/>
          <w:color w:val="auto"/>
        </w:rPr>
        <w:lastRenderedPageBreak/>
        <w:t xml:space="preserve">Requisitos de </w:t>
      </w:r>
      <w:r w:rsidR="0056528E">
        <w:rPr>
          <w:rFonts w:ascii="Arial" w:hAnsi="Arial" w:cs="Arial"/>
          <w:b/>
          <w:color w:val="auto"/>
        </w:rPr>
        <w:t>Adaptación</w:t>
      </w:r>
      <w:bookmarkEnd w:id="15"/>
    </w:p>
    <w:p w14:paraId="673D0440" w14:textId="113A7FEC" w:rsidR="0056528E" w:rsidRDefault="008B64D3" w:rsidP="004E477A">
      <w:pPr>
        <w:spacing w:line="360" w:lineRule="auto"/>
        <w:jc w:val="both"/>
        <w:rPr>
          <w:rFonts w:ascii="Arial" w:hAnsi="Arial" w:cs="Arial"/>
          <w:sz w:val="24"/>
          <w:szCs w:val="24"/>
        </w:rPr>
      </w:pPr>
      <w:r>
        <w:rPr>
          <w:rFonts w:ascii="Arial" w:hAnsi="Arial" w:cs="Arial"/>
          <w:sz w:val="24"/>
          <w:szCs w:val="24"/>
        </w:rPr>
        <w:t xml:space="preserve">Los usuarios tendrán ciertos permisos </w:t>
      </w:r>
      <w:r w:rsidR="004E477A">
        <w:rPr>
          <w:rFonts w:ascii="Arial" w:hAnsi="Arial" w:cs="Arial"/>
          <w:sz w:val="24"/>
          <w:szCs w:val="24"/>
        </w:rPr>
        <w:t>de acuerdo con</w:t>
      </w:r>
      <w:r>
        <w:rPr>
          <w:rFonts w:ascii="Arial" w:hAnsi="Arial" w:cs="Arial"/>
          <w:sz w:val="24"/>
          <w:szCs w:val="24"/>
        </w:rPr>
        <w:t xml:space="preserve"> su tipo de </w:t>
      </w:r>
      <w:r w:rsidR="004E477A">
        <w:rPr>
          <w:rFonts w:ascii="Arial" w:hAnsi="Arial" w:cs="Arial"/>
          <w:sz w:val="24"/>
          <w:szCs w:val="24"/>
        </w:rPr>
        <w:t>usuario (</w:t>
      </w:r>
      <w:r w:rsidR="007555CD">
        <w:rPr>
          <w:rFonts w:ascii="Arial" w:hAnsi="Arial" w:cs="Arial"/>
          <w:sz w:val="24"/>
          <w:szCs w:val="24"/>
        </w:rPr>
        <w:t>Administrador</w:t>
      </w:r>
      <w:r w:rsidR="008F6D07">
        <w:rPr>
          <w:rFonts w:ascii="Arial" w:hAnsi="Arial" w:cs="Arial"/>
          <w:sz w:val="24"/>
          <w:szCs w:val="24"/>
        </w:rPr>
        <w:t xml:space="preserve"> o </w:t>
      </w:r>
      <w:r w:rsidR="004C6531">
        <w:rPr>
          <w:rFonts w:ascii="Arial" w:hAnsi="Arial" w:cs="Arial"/>
          <w:sz w:val="24"/>
          <w:szCs w:val="24"/>
        </w:rPr>
        <w:t>cliente)</w:t>
      </w:r>
      <w:r w:rsidR="004E477A">
        <w:rPr>
          <w:rFonts w:ascii="Arial" w:hAnsi="Arial" w:cs="Arial"/>
          <w:sz w:val="24"/>
          <w:szCs w:val="24"/>
        </w:rPr>
        <w:t>, lo cual les permitirá acceder a la información correspondiente.</w:t>
      </w:r>
    </w:p>
    <w:p w14:paraId="61FC3347" w14:textId="77777777" w:rsidR="004E477A" w:rsidRDefault="004E477A" w:rsidP="0056528E">
      <w:pPr>
        <w:rPr>
          <w:rFonts w:ascii="Arial" w:hAnsi="Arial" w:cs="Arial"/>
          <w:sz w:val="24"/>
          <w:szCs w:val="24"/>
        </w:rPr>
      </w:pPr>
    </w:p>
    <w:p w14:paraId="584A144E" w14:textId="668D7919" w:rsidR="004E477A" w:rsidRPr="004E477A" w:rsidRDefault="64A688DF" w:rsidP="004E477A">
      <w:pPr>
        <w:pStyle w:val="Ttulo2"/>
        <w:rPr>
          <w:rFonts w:ascii="Arial" w:hAnsi="Arial" w:cs="Arial"/>
          <w:b/>
          <w:color w:val="auto"/>
        </w:rPr>
      </w:pPr>
      <w:bookmarkStart w:id="16" w:name="_Toc8934124"/>
      <w:r w:rsidRPr="64A688DF">
        <w:rPr>
          <w:rFonts w:ascii="Arial" w:hAnsi="Arial" w:cs="Arial"/>
          <w:b/>
          <w:bCs/>
          <w:color w:val="auto"/>
        </w:rPr>
        <w:t>Funcionalidades del Producto</w:t>
      </w:r>
      <w:bookmarkEnd w:id="16"/>
    </w:p>
    <w:p w14:paraId="65777989" w14:textId="7ED04FB7" w:rsidR="00BF3F18" w:rsidRDefault="00BF3F18" w:rsidP="00BF3F18">
      <w:pPr>
        <w:ind w:firstLine="360"/>
        <w:rPr>
          <w:rFonts w:ascii="Arial" w:eastAsia="Arial" w:hAnsi="Arial" w:cs="Arial"/>
          <w:sz w:val="24"/>
          <w:szCs w:val="24"/>
        </w:rPr>
      </w:pPr>
    </w:p>
    <w:p w14:paraId="03761135" w14:textId="4BAD1074" w:rsidR="00837BF0" w:rsidRDefault="00171657" w:rsidP="00BF3F18">
      <w:pPr>
        <w:ind w:firstLine="360"/>
        <w:rPr>
          <w:sz w:val="24"/>
          <w:szCs w:val="24"/>
        </w:rPr>
      </w:pPr>
      <w:r w:rsidRPr="00BF3F18">
        <w:rPr>
          <w:rFonts w:ascii="Arial" w:eastAsia="Arial" w:hAnsi="Arial" w:cs="Arial"/>
          <w:sz w:val="24"/>
          <w:szCs w:val="24"/>
        </w:rPr>
        <w:t>RF</w:t>
      </w:r>
      <w:r w:rsidR="00067400">
        <w:rPr>
          <w:rFonts w:ascii="Arial" w:eastAsia="Arial" w:hAnsi="Arial" w:cs="Arial"/>
          <w:sz w:val="24"/>
          <w:szCs w:val="24"/>
        </w:rPr>
        <w:t xml:space="preserve"> </w:t>
      </w:r>
      <w:r w:rsidRPr="00BF3F18">
        <w:rPr>
          <w:rFonts w:ascii="Arial" w:eastAsia="Arial" w:hAnsi="Arial" w:cs="Arial"/>
          <w:sz w:val="24"/>
          <w:szCs w:val="24"/>
        </w:rPr>
        <w:t xml:space="preserve">1. </w:t>
      </w:r>
      <w:r w:rsidR="7214C33A" w:rsidRPr="7214C33A">
        <w:rPr>
          <w:rFonts w:ascii="Arial" w:eastAsia="Arial" w:hAnsi="Arial" w:cs="Arial"/>
          <w:sz w:val="24"/>
          <w:szCs w:val="24"/>
        </w:rPr>
        <w:t>El usuario podrá registrarse en la aplicación.</w:t>
      </w:r>
    </w:p>
    <w:p w14:paraId="736B8830" w14:textId="624351FC" w:rsidR="00837BF0" w:rsidRDefault="00ED1221" w:rsidP="00DF23C9">
      <w:pPr>
        <w:ind w:left="360"/>
        <w:rPr>
          <w:sz w:val="24"/>
          <w:szCs w:val="24"/>
        </w:rPr>
      </w:pPr>
      <w:r>
        <w:rPr>
          <w:rFonts w:ascii="Arial" w:eastAsia="Arial" w:hAnsi="Arial" w:cs="Arial"/>
          <w:sz w:val="24"/>
          <w:szCs w:val="24"/>
        </w:rPr>
        <w:t>RF</w:t>
      </w:r>
      <w:r w:rsidR="00067400">
        <w:rPr>
          <w:rFonts w:ascii="Arial" w:eastAsia="Arial" w:hAnsi="Arial" w:cs="Arial"/>
          <w:sz w:val="24"/>
          <w:szCs w:val="24"/>
        </w:rPr>
        <w:t xml:space="preserve"> </w:t>
      </w:r>
      <w:r>
        <w:rPr>
          <w:rFonts w:ascii="Arial" w:eastAsia="Arial" w:hAnsi="Arial" w:cs="Arial"/>
          <w:sz w:val="24"/>
          <w:szCs w:val="24"/>
        </w:rPr>
        <w:t xml:space="preserve">2. </w:t>
      </w:r>
      <w:r w:rsidR="7214C33A" w:rsidRPr="7214C33A">
        <w:rPr>
          <w:rFonts w:ascii="Arial" w:eastAsia="Arial" w:hAnsi="Arial" w:cs="Arial"/>
          <w:sz w:val="24"/>
          <w:szCs w:val="24"/>
        </w:rPr>
        <w:t>El usuario deberá iniciar sesión para visualizar los establecimientos cercanos.</w:t>
      </w:r>
    </w:p>
    <w:p w14:paraId="58E4A165" w14:textId="5D7EBDC7" w:rsidR="00837BF0" w:rsidRDefault="00ED1221" w:rsidP="00DF23C9">
      <w:pPr>
        <w:ind w:left="360"/>
        <w:rPr>
          <w:sz w:val="24"/>
          <w:szCs w:val="24"/>
        </w:rPr>
      </w:pPr>
      <w:r>
        <w:rPr>
          <w:rFonts w:ascii="Arial" w:eastAsia="Arial" w:hAnsi="Arial" w:cs="Arial"/>
          <w:sz w:val="24"/>
          <w:szCs w:val="24"/>
        </w:rPr>
        <w:t>RF</w:t>
      </w:r>
      <w:r w:rsidR="00067400">
        <w:rPr>
          <w:rFonts w:ascii="Arial" w:eastAsia="Arial" w:hAnsi="Arial" w:cs="Arial"/>
          <w:sz w:val="24"/>
          <w:szCs w:val="24"/>
        </w:rPr>
        <w:t xml:space="preserve"> </w:t>
      </w:r>
      <w:r>
        <w:rPr>
          <w:rFonts w:ascii="Arial" w:eastAsia="Arial" w:hAnsi="Arial" w:cs="Arial"/>
          <w:sz w:val="24"/>
          <w:szCs w:val="24"/>
        </w:rPr>
        <w:t xml:space="preserve">3 </w:t>
      </w:r>
      <w:r w:rsidR="7214C33A" w:rsidRPr="7214C33A">
        <w:rPr>
          <w:rFonts w:ascii="Arial" w:eastAsia="Arial" w:hAnsi="Arial" w:cs="Arial"/>
          <w:sz w:val="24"/>
          <w:szCs w:val="24"/>
        </w:rPr>
        <w:t>La aplicación mostrara el nombre del establecimiento, dirección, calificación, tipo de comida, una fotografía del establecimiento y sus horarios</w:t>
      </w:r>
    </w:p>
    <w:p w14:paraId="214A8A5C" w14:textId="42AF633C" w:rsidR="00837BF0" w:rsidRDefault="00ED1221" w:rsidP="00DF23C9">
      <w:pPr>
        <w:ind w:left="360"/>
        <w:rPr>
          <w:sz w:val="24"/>
          <w:szCs w:val="24"/>
        </w:rPr>
      </w:pPr>
      <w:r w:rsidRPr="00ED1221">
        <w:rPr>
          <w:rFonts w:ascii="Arial" w:eastAsia="Arial" w:hAnsi="Arial" w:cs="Arial"/>
          <w:sz w:val="24"/>
          <w:szCs w:val="24"/>
        </w:rPr>
        <w:t>RF</w:t>
      </w:r>
      <w:r w:rsidR="00067400">
        <w:rPr>
          <w:rFonts w:ascii="Arial" w:eastAsia="Arial" w:hAnsi="Arial" w:cs="Arial"/>
          <w:sz w:val="24"/>
          <w:szCs w:val="24"/>
        </w:rPr>
        <w:t xml:space="preserve"> </w:t>
      </w:r>
      <w:r w:rsidRPr="00ED1221">
        <w:rPr>
          <w:rFonts w:ascii="Arial" w:eastAsia="Arial" w:hAnsi="Arial" w:cs="Arial"/>
          <w:sz w:val="24"/>
          <w:szCs w:val="24"/>
        </w:rPr>
        <w:t>4</w:t>
      </w:r>
      <w:r>
        <w:rPr>
          <w:rFonts w:ascii="Arial" w:eastAsia="Arial" w:hAnsi="Arial" w:cs="Arial"/>
          <w:sz w:val="24"/>
          <w:szCs w:val="24"/>
        </w:rPr>
        <w:t xml:space="preserve"> </w:t>
      </w:r>
      <w:r w:rsidR="7214C33A" w:rsidRPr="7214C33A">
        <w:rPr>
          <w:rFonts w:ascii="Arial" w:eastAsia="Arial" w:hAnsi="Arial" w:cs="Arial"/>
          <w:sz w:val="24"/>
          <w:szCs w:val="24"/>
        </w:rPr>
        <w:t>La aplicación permitirá a los usuarios calificar un establecimiento dependiendo de su experiencia durante su visita.</w:t>
      </w:r>
    </w:p>
    <w:p w14:paraId="179F2A1E" w14:textId="77777777" w:rsidR="00007CC9" w:rsidRDefault="00723662" w:rsidP="00007CC9">
      <w:pPr>
        <w:ind w:left="360"/>
        <w:rPr>
          <w:rFonts w:ascii="Arial" w:hAnsi="Arial" w:cs="Arial"/>
          <w:sz w:val="24"/>
          <w:szCs w:val="24"/>
        </w:rPr>
      </w:pPr>
      <w:r>
        <w:rPr>
          <w:rFonts w:ascii="Arial" w:eastAsia="Arial" w:hAnsi="Arial" w:cs="Arial"/>
          <w:sz w:val="24"/>
          <w:szCs w:val="24"/>
        </w:rPr>
        <w:t>RF</w:t>
      </w:r>
      <w:r w:rsidR="00067400">
        <w:rPr>
          <w:rFonts w:ascii="Arial" w:eastAsia="Arial" w:hAnsi="Arial" w:cs="Arial"/>
          <w:sz w:val="24"/>
          <w:szCs w:val="24"/>
        </w:rPr>
        <w:t xml:space="preserve"> </w:t>
      </w:r>
      <w:r>
        <w:rPr>
          <w:rFonts w:ascii="Arial" w:eastAsia="Arial" w:hAnsi="Arial" w:cs="Arial"/>
          <w:sz w:val="24"/>
          <w:szCs w:val="24"/>
        </w:rPr>
        <w:t xml:space="preserve">5. </w:t>
      </w:r>
      <w:r w:rsidR="7214C33A" w:rsidRPr="7214C33A">
        <w:rPr>
          <w:rFonts w:ascii="Arial" w:eastAsia="Arial" w:hAnsi="Arial" w:cs="Arial"/>
          <w:sz w:val="24"/>
          <w:szCs w:val="24"/>
        </w:rPr>
        <w:t>La cuenta de un establecimiento tendrá una función que le permitirá editar y borrar el establecimiento.</w:t>
      </w:r>
      <w:r w:rsidR="00007CC9" w:rsidRPr="00007CC9">
        <w:rPr>
          <w:rFonts w:ascii="Arial" w:hAnsi="Arial" w:cs="Arial"/>
          <w:sz w:val="24"/>
          <w:szCs w:val="24"/>
        </w:rPr>
        <w:t xml:space="preserve"> </w:t>
      </w:r>
    </w:p>
    <w:p w14:paraId="3AF44C94" w14:textId="5220D769" w:rsidR="00837BF0" w:rsidRDefault="00007CC9" w:rsidP="00723662">
      <w:pPr>
        <w:ind w:left="360"/>
        <w:rPr>
          <w:sz w:val="24"/>
          <w:szCs w:val="24"/>
        </w:rPr>
      </w:pPr>
      <w:r w:rsidRPr="00382ACA">
        <w:rPr>
          <w:rFonts w:ascii="Arial" w:hAnsi="Arial" w:cs="Arial"/>
          <w:sz w:val="24"/>
          <w:szCs w:val="24"/>
        </w:rPr>
        <w:t>RF</w:t>
      </w:r>
      <w:r>
        <w:rPr>
          <w:rFonts w:ascii="Arial" w:hAnsi="Arial" w:cs="Arial"/>
          <w:sz w:val="24"/>
          <w:szCs w:val="24"/>
        </w:rPr>
        <w:t xml:space="preserve"> 6</w:t>
      </w:r>
      <w:r w:rsidRPr="00382ACA">
        <w:rPr>
          <w:rFonts w:ascii="Arial" w:hAnsi="Arial" w:cs="Arial"/>
          <w:sz w:val="24"/>
          <w:szCs w:val="24"/>
        </w:rPr>
        <w:t>. La aplicación deberá soportar las múltiples conexiones de los diferentes usuarios (mínimo 100 usuarios).</w:t>
      </w:r>
    </w:p>
    <w:p w14:paraId="306F8A0B" w14:textId="5A2BEAEF" w:rsidR="00F631D9" w:rsidRPr="00BF3F18" w:rsidRDefault="2CFC1766" w:rsidP="00F631D9">
      <w:pPr>
        <w:ind w:left="360"/>
        <w:rPr>
          <w:sz w:val="24"/>
          <w:szCs w:val="24"/>
        </w:rPr>
      </w:pPr>
      <w:r w:rsidRPr="2CFC1766">
        <w:rPr>
          <w:rFonts w:ascii="Arial" w:eastAsia="Arial" w:hAnsi="Arial" w:cs="Arial"/>
          <w:sz w:val="24"/>
          <w:szCs w:val="24"/>
        </w:rPr>
        <w:t>RNF 1.</w:t>
      </w:r>
      <w:r w:rsidR="00F631D9" w:rsidRPr="00BF3F18">
        <w:rPr>
          <w:rFonts w:ascii="Arial" w:eastAsia="Arial" w:hAnsi="Arial" w:cs="Arial"/>
          <w:sz w:val="24"/>
          <w:szCs w:val="24"/>
        </w:rPr>
        <w:t xml:space="preserve"> La aplicación mostrara al estudiante(usuario), los establecimientos cercanos a la facultad en un radio de 100mts.</w:t>
      </w:r>
    </w:p>
    <w:p w14:paraId="5D304A8A" w14:textId="7536A141" w:rsidR="00837BF0" w:rsidRDefault="405FAA50" w:rsidP="00517875">
      <w:pPr>
        <w:ind w:left="360"/>
        <w:rPr>
          <w:sz w:val="24"/>
          <w:szCs w:val="24"/>
        </w:rPr>
      </w:pPr>
      <w:r w:rsidRPr="405FAA50">
        <w:rPr>
          <w:rFonts w:ascii="Arial" w:eastAsia="Arial" w:hAnsi="Arial" w:cs="Arial"/>
          <w:sz w:val="24"/>
          <w:szCs w:val="24"/>
        </w:rPr>
        <w:t>RNF</w:t>
      </w:r>
      <w:r w:rsidR="00067400">
        <w:rPr>
          <w:rFonts w:ascii="Arial" w:eastAsia="Arial" w:hAnsi="Arial" w:cs="Arial"/>
          <w:sz w:val="24"/>
          <w:szCs w:val="24"/>
        </w:rPr>
        <w:t xml:space="preserve"> </w:t>
      </w:r>
      <w:r w:rsidR="00723662" w:rsidRPr="00517875">
        <w:rPr>
          <w:rFonts w:ascii="Arial" w:eastAsia="Arial" w:hAnsi="Arial" w:cs="Arial"/>
          <w:sz w:val="24"/>
          <w:szCs w:val="24"/>
        </w:rPr>
        <w:t>2</w:t>
      </w:r>
      <w:r w:rsidR="00067400">
        <w:rPr>
          <w:rFonts w:ascii="Arial" w:eastAsia="Arial" w:hAnsi="Arial" w:cs="Arial"/>
          <w:sz w:val="24"/>
          <w:szCs w:val="24"/>
        </w:rPr>
        <w:t xml:space="preserve">. </w:t>
      </w:r>
      <w:r w:rsidR="0FD3915B" w:rsidRPr="00517875">
        <w:rPr>
          <w:rFonts w:ascii="Arial" w:eastAsia="Arial" w:hAnsi="Arial" w:cs="Arial"/>
          <w:sz w:val="24"/>
          <w:szCs w:val="24"/>
        </w:rPr>
        <w:t>La</w:t>
      </w:r>
      <w:r w:rsidR="7214C33A" w:rsidRPr="7214C33A">
        <w:rPr>
          <w:rFonts w:ascii="Arial" w:eastAsia="Arial" w:hAnsi="Arial" w:cs="Arial"/>
          <w:sz w:val="24"/>
          <w:szCs w:val="24"/>
        </w:rPr>
        <w:t xml:space="preserve"> aplicación mostrara los establecimientos y el tipo de comida que ofrece.</w:t>
      </w:r>
    </w:p>
    <w:p w14:paraId="28BEB022" w14:textId="235F1ED3" w:rsidR="00837BF0" w:rsidRDefault="405FAA50" w:rsidP="00517875">
      <w:pPr>
        <w:ind w:firstLine="360"/>
        <w:rPr>
          <w:sz w:val="24"/>
          <w:szCs w:val="24"/>
        </w:rPr>
      </w:pPr>
      <w:r w:rsidRPr="405FAA50">
        <w:rPr>
          <w:rFonts w:ascii="Arial" w:eastAsia="Arial" w:hAnsi="Arial" w:cs="Arial"/>
          <w:sz w:val="24"/>
          <w:szCs w:val="24"/>
        </w:rPr>
        <w:t>RNF</w:t>
      </w:r>
      <w:r w:rsidR="00067400">
        <w:rPr>
          <w:rFonts w:ascii="Arial" w:eastAsia="Arial" w:hAnsi="Arial" w:cs="Arial"/>
          <w:sz w:val="24"/>
          <w:szCs w:val="24"/>
        </w:rPr>
        <w:t xml:space="preserve"> </w:t>
      </w:r>
      <w:r w:rsidR="00517875">
        <w:rPr>
          <w:rFonts w:ascii="Arial" w:eastAsia="Arial" w:hAnsi="Arial" w:cs="Arial"/>
          <w:sz w:val="24"/>
          <w:szCs w:val="24"/>
        </w:rPr>
        <w:t xml:space="preserve">3. </w:t>
      </w:r>
      <w:r w:rsidR="7214C33A" w:rsidRPr="7214C33A">
        <w:rPr>
          <w:rFonts w:ascii="Arial" w:eastAsia="Arial" w:hAnsi="Arial" w:cs="Arial"/>
          <w:sz w:val="24"/>
          <w:szCs w:val="24"/>
        </w:rPr>
        <w:t>La aplicación contara con un mapa para cada establecimiento.</w:t>
      </w:r>
    </w:p>
    <w:p w14:paraId="6851C85E" w14:textId="5E4BD91A" w:rsidR="00837BF0" w:rsidRDefault="405FAA50" w:rsidP="00F631D9">
      <w:pPr>
        <w:ind w:left="360"/>
        <w:rPr>
          <w:sz w:val="24"/>
          <w:szCs w:val="24"/>
        </w:rPr>
      </w:pPr>
      <w:r w:rsidRPr="405FAA50">
        <w:rPr>
          <w:rFonts w:ascii="Arial" w:hAnsi="Arial" w:cs="Arial"/>
          <w:sz w:val="24"/>
          <w:szCs w:val="24"/>
        </w:rPr>
        <w:t>RNF</w:t>
      </w:r>
      <w:r w:rsidR="00067400">
        <w:rPr>
          <w:rFonts w:ascii="Arial" w:hAnsi="Arial" w:cs="Arial"/>
          <w:sz w:val="24"/>
          <w:szCs w:val="24"/>
        </w:rPr>
        <w:t xml:space="preserve"> </w:t>
      </w:r>
      <w:r w:rsidR="00F631D9">
        <w:rPr>
          <w:rFonts w:ascii="Arial" w:hAnsi="Arial" w:cs="Arial"/>
          <w:sz w:val="24"/>
          <w:szCs w:val="24"/>
        </w:rPr>
        <w:t xml:space="preserve">4. </w:t>
      </w:r>
      <w:r w:rsidR="7214C33A" w:rsidRPr="7214C33A">
        <w:rPr>
          <w:rFonts w:ascii="Arial" w:hAnsi="Arial" w:cs="Arial"/>
          <w:sz w:val="24"/>
          <w:szCs w:val="24"/>
        </w:rPr>
        <w:t xml:space="preserve">La aplicación requiere que cada establecimiento de comida debe contar con una foto del lugar, si no se cuenta con establecimiento tendrá que ser del puesto o vendedor ambulante. </w:t>
      </w:r>
    </w:p>
    <w:p w14:paraId="2B027DF0" w14:textId="26DF1F44" w:rsidR="00837BF0" w:rsidRDefault="405FAA50" w:rsidP="00007CC9">
      <w:pPr>
        <w:ind w:left="360"/>
        <w:rPr>
          <w:sz w:val="24"/>
          <w:szCs w:val="24"/>
        </w:rPr>
      </w:pPr>
      <w:r w:rsidRPr="405FAA50">
        <w:rPr>
          <w:rFonts w:ascii="Arial" w:hAnsi="Arial" w:cs="Arial"/>
          <w:sz w:val="24"/>
          <w:szCs w:val="24"/>
        </w:rPr>
        <w:t>RNF</w:t>
      </w:r>
      <w:r w:rsidR="00067400">
        <w:rPr>
          <w:rFonts w:ascii="Arial" w:hAnsi="Arial" w:cs="Arial"/>
          <w:sz w:val="24"/>
          <w:szCs w:val="24"/>
        </w:rPr>
        <w:t xml:space="preserve"> 5. </w:t>
      </w:r>
      <w:r w:rsidR="7214C33A" w:rsidRPr="7214C33A">
        <w:rPr>
          <w:rFonts w:ascii="Arial" w:hAnsi="Arial" w:cs="Arial"/>
          <w:sz w:val="24"/>
          <w:szCs w:val="24"/>
        </w:rPr>
        <w:t>El producto recibirá comentarios de los usuarios para recomendaciones de mejora o por fallos.</w:t>
      </w:r>
    </w:p>
    <w:p w14:paraId="33085099" w14:textId="6B25A39F" w:rsidR="00837BF0" w:rsidRDefault="405FAA50" w:rsidP="00067400">
      <w:pPr>
        <w:ind w:firstLine="360"/>
        <w:rPr>
          <w:sz w:val="24"/>
          <w:szCs w:val="24"/>
        </w:rPr>
      </w:pPr>
      <w:r w:rsidRPr="405FAA50">
        <w:rPr>
          <w:rFonts w:ascii="Arial" w:hAnsi="Arial" w:cs="Arial"/>
          <w:sz w:val="24"/>
          <w:szCs w:val="24"/>
        </w:rPr>
        <w:t>RNF</w:t>
      </w:r>
      <w:r w:rsidR="00067400">
        <w:rPr>
          <w:rFonts w:ascii="Arial" w:hAnsi="Arial" w:cs="Arial"/>
          <w:sz w:val="24"/>
          <w:szCs w:val="24"/>
        </w:rPr>
        <w:t xml:space="preserve"> 6. </w:t>
      </w:r>
      <w:r w:rsidR="7214C33A" w:rsidRPr="7214C33A">
        <w:rPr>
          <w:rFonts w:ascii="Arial" w:hAnsi="Arial" w:cs="Arial"/>
          <w:sz w:val="24"/>
          <w:szCs w:val="24"/>
        </w:rPr>
        <w:t xml:space="preserve">La aplicación permite a los administradores realizar modificaciones. </w:t>
      </w:r>
    </w:p>
    <w:p w14:paraId="73DFD06D" w14:textId="5BB0F0D8" w:rsidR="00007CC9" w:rsidRDefault="405FAA50" w:rsidP="00007CC9">
      <w:pPr>
        <w:ind w:left="360"/>
        <w:rPr>
          <w:sz w:val="24"/>
          <w:szCs w:val="24"/>
        </w:rPr>
      </w:pPr>
      <w:r w:rsidRPr="405FAA50">
        <w:rPr>
          <w:rFonts w:ascii="Arial" w:hAnsi="Arial" w:cs="Arial"/>
          <w:sz w:val="24"/>
          <w:szCs w:val="24"/>
        </w:rPr>
        <w:t>RNF</w:t>
      </w:r>
      <w:r w:rsidR="00007CC9" w:rsidRPr="00007CC9">
        <w:rPr>
          <w:rFonts w:ascii="Arial" w:hAnsi="Arial" w:cs="Arial"/>
          <w:sz w:val="24"/>
          <w:szCs w:val="24"/>
        </w:rPr>
        <w:t xml:space="preserve"> 7. </w:t>
      </w:r>
      <w:r w:rsidR="0FD3915B" w:rsidRPr="00007CC9">
        <w:rPr>
          <w:rFonts w:ascii="Arial" w:hAnsi="Arial" w:cs="Arial"/>
          <w:sz w:val="24"/>
          <w:szCs w:val="24"/>
        </w:rPr>
        <w:t>La aplicación contara con reservaciones en lugares que cuenten con un establecimiento fijo.</w:t>
      </w:r>
    </w:p>
    <w:p w14:paraId="047BCD46" w14:textId="2B420D1E" w:rsidR="00837BF0" w:rsidRDefault="405FAA50" w:rsidP="009976C4">
      <w:pPr>
        <w:ind w:left="360"/>
        <w:rPr>
          <w:sz w:val="24"/>
          <w:szCs w:val="24"/>
        </w:rPr>
      </w:pPr>
      <w:r w:rsidRPr="405FAA50">
        <w:rPr>
          <w:rFonts w:ascii="Arial" w:eastAsia="Arial" w:hAnsi="Arial" w:cs="Arial"/>
          <w:sz w:val="24"/>
          <w:szCs w:val="24"/>
        </w:rPr>
        <w:t>RNF</w:t>
      </w:r>
      <w:r w:rsidR="009976C4">
        <w:rPr>
          <w:rFonts w:ascii="Arial" w:eastAsia="Arial" w:hAnsi="Arial" w:cs="Arial"/>
          <w:sz w:val="24"/>
          <w:szCs w:val="24"/>
        </w:rPr>
        <w:t xml:space="preserve"> 8.</w:t>
      </w:r>
      <w:r w:rsidR="00382ACA">
        <w:rPr>
          <w:rFonts w:ascii="Arial" w:eastAsia="Arial" w:hAnsi="Arial" w:cs="Arial"/>
          <w:sz w:val="24"/>
          <w:szCs w:val="24"/>
        </w:rPr>
        <w:t xml:space="preserve"> </w:t>
      </w:r>
      <w:r w:rsidR="7214C33A" w:rsidRPr="009976C4">
        <w:rPr>
          <w:rFonts w:ascii="Arial" w:eastAsia="Arial" w:hAnsi="Arial" w:cs="Arial"/>
          <w:sz w:val="24"/>
          <w:szCs w:val="24"/>
        </w:rPr>
        <w:t xml:space="preserve">La aplicación </w:t>
      </w:r>
      <w:r w:rsidR="7214C33A" w:rsidRPr="7214C33A">
        <w:rPr>
          <w:rFonts w:ascii="Arial" w:eastAsia="Arial" w:hAnsi="Arial" w:cs="Arial"/>
          <w:sz w:val="24"/>
          <w:szCs w:val="24"/>
        </w:rPr>
        <w:t>contara con un filtro que permita realizar una búsqueda personalizada dependiendo de los gustos del usuario.</w:t>
      </w:r>
    </w:p>
    <w:p w14:paraId="5A30D988" w14:textId="2E47D58B" w:rsidR="00837BF0" w:rsidRDefault="00837BF0" w:rsidP="64A688DF">
      <w:pPr>
        <w:ind w:left="360"/>
        <w:rPr>
          <w:rFonts w:ascii="Arial" w:hAnsi="Arial" w:cs="Arial"/>
          <w:sz w:val="24"/>
          <w:szCs w:val="24"/>
        </w:rPr>
      </w:pPr>
    </w:p>
    <w:p w14:paraId="3D3FEF31" w14:textId="7CE1CC35" w:rsidR="00837BF0" w:rsidRDefault="00837BF0">
      <w:r>
        <w:br w:type="page"/>
      </w:r>
    </w:p>
    <w:p w14:paraId="6C6B6E1E" w14:textId="4F4887C8" w:rsidR="00837BF0" w:rsidRDefault="00837BF0" w:rsidP="64A688DF">
      <w:pPr>
        <w:ind w:left="360"/>
        <w:rPr>
          <w:rFonts w:ascii="Arial" w:hAnsi="Arial" w:cs="Arial"/>
          <w:sz w:val="24"/>
          <w:szCs w:val="24"/>
        </w:rPr>
      </w:pPr>
    </w:p>
    <w:p w14:paraId="5C6B96E9" w14:textId="5B92B244" w:rsidR="004E477A" w:rsidRDefault="00837BF0" w:rsidP="00837BF0">
      <w:pPr>
        <w:pStyle w:val="Ttulo2"/>
        <w:rPr>
          <w:rFonts w:ascii="Arial" w:hAnsi="Arial" w:cs="Arial"/>
          <w:b/>
          <w:color w:val="auto"/>
        </w:rPr>
      </w:pPr>
      <w:bookmarkStart w:id="17" w:name="_Toc8934125"/>
      <w:r>
        <w:rPr>
          <w:rFonts w:ascii="Arial" w:hAnsi="Arial" w:cs="Arial"/>
          <w:b/>
          <w:color w:val="auto"/>
        </w:rPr>
        <w:t>Atributos de Calidad</w:t>
      </w:r>
      <w:bookmarkEnd w:id="17"/>
    </w:p>
    <w:tbl>
      <w:tblPr>
        <w:tblStyle w:val="Tablaconcuadrcula4-nfasis1"/>
        <w:tblW w:w="0" w:type="auto"/>
        <w:tblLook w:val="0480" w:firstRow="0" w:lastRow="0" w:firstColumn="1" w:lastColumn="0" w:noHBand="0" w:noVBand="1"/>
      </w:tblPr>
      <w:tblGrid>
        <w:gridCol w:w="4414"/>
        <w:gridCol w:w="4414"/>
      </w:tblGrid>
      <w:tr w:rsidR="007818B9" w14:paraId="569B3ED1" w14:textId="77777777" w:rsidTr="00783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8EDEDF3" w14:textId="78DDC185" w:rsidR="007818B9" w:rsidRPr="001B7567" w:rsidRDefault="00F8373A" w:rsidP="006C0659">
            <w:pPr>
              <w:rPr>
                <w:rFonts w:ascii="Arial" w:hAnsi="Arial" w:cs="Arial"/>
                <w:sz w:val="24"/>
                <w:szCs w:val="24"/>
              </w:rPr>
            </w:pPr>
            <w:r>
              <w:rPr>
                <w:rFonts w:ascii="Arial" w:hAnsi="Arial" w:cs="Arial"/>
                <w:sz w:val="24"/>
                <w:szCs w:val="24"/>
              </w:rPr>
              <w:t>Seguridad</w:t>
            </w:r>
          </w:p>
        </w:tc>
        <w:tc>
          <w:tcPr>
            <w:tcW w:w="4414" w:type="dxa"/>
          </w:tcPr>
          <w:p w14:paraId="7C24145F" w14:textId="77777777" w:rsidR="001D2D1C" w:rsidRPr="00284633" w:rsidRDefault="0FD3915B" w:rsidP="0FD3915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FD3915B">
              <w:rPr>
                <w:rFonts w:ascii="Arial" w:hAnsi="Arial" w:cs="Arial"/>
                <w:sz w:val="24"/>
                <w:szCs w:val="24"/>
              </w:rPr>
              <w:t>El sistema debe cumplir con lineamientos y políticas de seguridad</w:t>
            </w:r>
          </w:p>
          <w:p w14:paraId="7ACE4789" w14:textId="0F2E842A" w:rsidR="007818B9" w:rsidRDefault="0FD3915B" w:rsidP="0FD3915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FD3915B">
              <w:rPr>
                <w:rFonts w:ascii="Arial" w:hAnsi="Arial" w:cs="Arial"/>
                <w:sz w:val="24"/>
                <w:szCs w:val="24"/>
              </w:rPr>
              <w:t>de los datos personales.</w:t>
            </w:r>
          </w:p>
        </w:tc>
      </w:tr>
      <w:tr w:rsidR="007818B9" w14:paraId="549FEFB3" w14:textId="77777777" w:rsidTr="00783369">
        <w:tc>
          <w:tcPr>
            <w:cnfStyle w:val="001000000000" w:firstRow="0" w:lastRow="0" w:firstColumn="1" w:lastColumn="0" w:oddVBand="0" w:evenVBand="0" w:oddHBand="0" w:evenHBand="0" w:firstRowFirstColumn="0" w:firstRowLastColumn="0" w:lastRowFirstColumn="0" w:lastRowLastColumn="0"/>
            <w:tcW w:w="4414" w:type="dxa"/>
          </w:tcPr>
          <w:p w14:paraId="1CC5AF12" w14:textId="1C30D565" w:rsidR="007818B9" w:rsidRPr="001B7567" w:rsidRDefault="00F51C3A" w:rsidP="006C0659">
            <w:pPr>
              <w:rPr>
                <w:rFonts w:ascii="Arial" w:hAnsi="Arial" w:cs="Arial"/>
                <w:sz w:val="24"/>
                <w:szCs w:val="24"/>
              </w:rPr>
            </w:pPr>
            <w:r>
              <w:rPr>
                <w:rFonts w:ascii="Arial" w:hAnsi="Arial" w:cs="Arial"/>
                <w:sz w:val="24"/>
                <w:szCs w:val="24"/>
              </w:rPr>
              <w:t>Fiabilidad</w:t>
            </w:r>
          </w:p>
        </w:tc>
        <w:tc>
          <w:tcPr>
            <w:tcW w:w="4414" w:type="dxa"/>
          </w:tcPr>
          <w:p w14:paraId="66DA0287" w14:textId="113728AC" w:rsidR="007818B9" w:rsidRPr="00E57D56" w:rsidRDefault="00E57D56" w:rsidP="00E57D5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57D56">
              <w:rPr>
                <w:rFonts w:ascii="Arial" w:hAnsi="Arial" w:cs="Arial"/>
                <w:sz w:val="24"/>
                <w:szCs w:val="24"/>
              </w:rPr>
              <w:t>El sistema debe ser tolerante ante los fallos que involucren GPS.</w:t>
            </w:r>
          </w:p>
        </w:tc>
      </w:tr>
      <w:tr w:rsidR="007818B9" w14:paraId="17C40ED4" w14:textId="77777777" w:rsidTr="00783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6BB8D22" w14:textId="438AAFA0" w:rsidR="007818B9" w:rsidRPr="001B7567" w:rsidRDefault="00DD537D" w:rsidP="006C0659">
            <w:pPr>
              <w:rPr>
                <w:rFonts w:ascii="Arial" w:hAnsi="Arial" w:cs="Arial"/>
                <w:sz w:val="24"/>
                <w:szCs w:val="24"/>
              </w:rPr>
            </w:pPr>
            <w:r>
              <w:rPr>
                <w:rFonts w:ascii="Arial" w:hAnsi="Arial" w:cs="Arial"/>
                <w:sz w:val="24"/>
                <w:szCs w:val="24"/>
              </w:rPr>
              <w:t>Facilidad de mantenimiento</w:t>
            </w:r>
          </w:p>
        </w:tc>
        <w:tc>
          <w:tcPr>
            <w:tcW w:w="4414" w:type="dxa"/>
          </w:tcPr>
          <w:p w14:paraId="3422026E" w14:textId="37D284DF" w:rsidR="007818B9" w:rsidRPr="00F568A1" w:rsidRDefault="001D0A26" w:rsidP="006C0659">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568A1">
              <w:rPr>
                <w:rFonts w:ascii="Arial" w:hAnsi="Arial" w:cs="Arial"/>
                <w:sz w:val="24"/>
                <w:szCs w:val="24"/>
              </w:rPr>
              <w:t>El sistema será adaptable a cambios y actualizaciones.</w:t>
            </w:r>
          </w:p>
        </w:tc>
      </w:tr>
      <w:tr w:rsidR="007818B9" w14:paraId="70709FF7" w14:textId="77777777" w:rsidTr="00783369">
        <w:tc>
          <w:tcPr>
            <w:cnfStyle w:val="001000000000" w:firstRow="0" w:lastRow="0" w:firstColumn="1" w:lastColumn="0" w:oddVBand="0" w:evenVBand="0" w:oddHBand="0" w:evenHBand="0" w:firstRowFirstColumn="0" w:firstRowLastColumn="0" w:lastRowFirstColumn="0" w:lastRowLastColumn="0"/>
            <w:tcW w:w="4414" w:type="dxa"/>
          </w:tcPr>
          <w:p w14:paraId="57799ED3" w14:textId="5B888708" w:rsidR="007818B9" w:rsidRPr="001B7567" w:rsidRDefault="00BE4721" w:rsidP="006C0659">
            <w:pPr>
              <w:rPr>
                <w:rFonts w:ascii="Arial" w:hAnsi="Arial" w:cs="Arial"/>
                <w:sz w:val="24"/>
                <w:szCs w:val="24"/>
              </w:rPr>
            </w:pPr>
            <w:r>
              <w:rPr>
                <w:rFonts w:ascii="Arial" w:hAnsi="Arial" w:cs="Arial"/>
                <w:sz w:val="24"/>
                <w:szCs w:val="24"/>
              </w:rPr>
              <w:t>Usabilidad</w:t>
            </w:r>
          </w:p>
        </w:tc>
        <w:tc>
          <w:tcPr>
            <w:tcW w:w="4414" w:type="dxa"/>
          </w:tcPr>
          <w:p w14:paraId="5023B90F" w14:textId="77777777" w:rsidR="00F07D4B" w:rsidRPr="00F568A1" w:rsidRDefault="00F07D4B" w:rsidP="00F07D4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568A1">
              <w:rPr>
                <w:rFonts w:ascii="Arial" w:hAnsi="Arial" w:cs="Arial"/>
                <w:sz w:val="24"/>
                <w:szCs w:val="24"/>
              </w:rPr>
              <w:t>Se documentará la aplicación con un manual de ayuda con el</w:t>
            </w:r>
          </w:p>
          <w:p w14:paraId="6FCEED40" w14:textId="057F678B" w:rsidR="007818B9" w:rsidRPr="00F568A1" w:rsidRDefault="00F07D4B" w:rsidP="00F07D4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568A1">
              <w:rPr>
                <w:rFonts w:ascii="Arial" w:hAnsi="Arial" w:cs="Arial"/>
                <w:sz w:val="24"/>
                <w:szCs w:val="24"/>
              </w:rPr>
              <w:t>objetivo de explicar el uso de esta, para garantizar el soporte</w:t>
            </w:r>
          </w:p>
        </w:tc>
      </w:tr>
      <w:tr w:rsidR="007818B9" w14:paraId="0A8BAB06" w14:textId="77777777" w:rsidTr="00783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BB5C057" w14:textId="55E99282" w:rsidR="007818B9" w:rsidRPr="001B7567" w:rsidRDefault="007E17E4" w:rsidP="006C0659">
            <w:pPr>
              <w:rPr>
                <w:rFonts w:ascii="Arial" w:hAnsi="Arial" w:cs="Arial"/>
                <w:sz w:val="24"/>
                <w:szCs w:val="24"/>
              </w:rPr>
            </w:pPr>
            <w:r>
              <w:rPr>
                <w:rFonts w:ascii="Arial" w:hAnsi="Arial" w:cs="Arial"/>
                <w:sz w:val="24"/>
                <w:szCs w:val="24"/>
              </w:rPr>
              <w:t>Seguridad</w:t>
            </w:r>
          </w:p>
        </w:tc>
        <w:tc>
          <w:tcPr>
            <w:tcW w:w="4414" w:type="dxa"/>
          </w:tcPr>
          <w:p w14:paraId="3FD83A5E" w14:textId="77777777" w:rsidR="00CA521F" w:rsidRPr="00F568A1" w:rsidRDefault="00CA521F" w:rsidP="00CA521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568A1">
              <w:rPr>
                <w:rFonts w:ascii="Arial" w:hAnsi="Arial" w:cs="Arial"/>
                <w:sz w:val="24"/>
                <w:szCs w:val="24"/>
              </w:rPr>
              <w:t>El sistema garantiza al usuario tener su información segura</w:t>
            </w:r>
          </w:p>
          <w:p w14:paraId="76A09BF3" w14:textId="6543FA7E" w:rsidR="007818B9" w:rsidRPr="00F568A1" w:rsidRDefault="00CA521F" w:rsidP="00CA521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568A1">
              <w:rPr>
                <w:rFonts w:ascii="Arial" w:hAnsi="Arial" w:cs="Arial"/>
                <w:sz w:val="24"/>
                <w:szCs w:val="24"/>
              </w:rPr>
              <w:t>almacenado en la base de datos del sistema.</w:t>
            </w:r>
          </w:p>
        </w:tc>
      </w:tr>
      <w:tr w:rsidR="007818B9" w14:paraId="38354FA7" w14:textId="77777777" w:rsidTr="00783369">
        <w:tc>
          <w:tcPr>
            <w:cnfStyle w:val="001000000000" w:firstRow="0" w:lastRow="0" w:firstColumn="1" w:lastColumn="0" w:oddVBand="0" w:evenVBand="0" w:oddHBand="0" w:evenHBand="0" w:firstRowFirstColumn="0" w:firstRowLastColumn="0" w:lastRowFirstColumn="0" w:lastRowLastColumn="0"/>
            <w:tcW w:w="4414" w:type="dxa"/>
          </w:tcPr>
          <w:p w14:paraId="2B2CAE77" w14:textId="4CEE1F91" w:rsidR="007818B9" w:rsidRPr="001B7567" w:rsidRDefault="00672A52" w:rsidP="006C0659">
            <w:pPr>
              <w:rPr>
                <w:rFonts w:ascii="Arial" w:hAnsi="Arial" w:cs="Arial"/>
                <w:sz w:val="24"/>
                <w:szCs w:val="24"/>
              </w:rPr>
            </w:pPr>
            <w:r>
              <w:rPr>
                <w:rFonts w:ascii="Arial" w:hAnsi="Arial" w:cs="Arial"/>
                <w:sz w:val="24"/>
                <w:szCs w:val="24"/>
              </w:rPr>
              <w:t>Disponibilidad</w:t>
            </w:r>
          </w:p>
        </w:tc>
        <w:tc>
          <w:tcPr>
            <w:tcW w:w="4414" w:type="dxa"/>
          </w:tcPr>
          <w:p w14:paraId="72643F58" w14:textId="77777777" w:rsidR="00474366" w:rsidRPr="00F568A1" w:rsidRDefault="00474366" w:rsidP="0047436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568A1">
              <w:rPr>
                <w:rFonts w:ascii="Arial" w:hAnsi="Arial" w:cs="Arial"/>
                <w:sz w:val="24"/>
                <w:szCs w:val="24"/>
              </w:rPr>
              <w:t>El sistema mostrara la información solicitada por el usuario en un</w:t>
            </w:r>
          </w:p>
          <w:p w14:paraId="6C2DE84A" w14:textId="0ADF0CBB" w:rsidR="007818B9" w:rsidRPr="00F568A1" w:rsidRDefault="00474366" w:rsidP="0047436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568A1">
              <w:rPr>
                <w:rFonts w:ascii="Arial" w:hAnsi="Arial" w:cs="Arial"/>
                <w:sz w:val="24"/>
                <w:szCs w:val="24"/>
              </w:rPr>
              <w:t>horario de 24 horas de lunes a viernes.</w:t>
            </w:r>
          </w:p>
        </w:tc>
      </w:tr>
      <w:tr w:rsidR="007818B9" w14:paraId="4F812726" w14:textId="77777777" w:rsidTr="00783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03D7B61" w14:textId="728CD1BC" w:rsidR="007818B9" w:rsidRPr="001B7567" w:rsidRDefault="00487815" w:rsidP="006C0659">
            <w:pPr>
              <w:rPr>
                <w:rFonts w:ascii="Arial" w:hAnsi="Arial" w:cs="Arial"/>
                <w:sz w:val="24"/>
                <w:szCs w:val="24"/>
              </w:rPr>
            </w:pPr>
            <w:r>
              <w:rPr>
                <w:rFonts w:ascii="Arial" w:hAnsi="Arial" w:cs="Arial"/>
                <w:sz w:val="24"/>
                <w:szCs w:val="24"/>
              </w:rPr>
              <w:t>Usabilidad</w:t>
            </w:r>
          </w:p>
        </w:tc>
        <w:tc>
          <w:tcPr>
            <w:tcW w:w="4414" w:type="dxa"/>
          </w:tcPr>
          <w:p w14:paraId="0E3DF099" w14:textId="77777777" w:rsidR="00F568A1" w:rsidRPr="00F568A1" w:rsidRDefault="00F568A1" w:rsidP="00F568A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568A1">
              <w:rPr>
                <w:rFonts w:ascii="Arial" w:hAnsi="Arial" w:cs="Arial"/>
                <w:sz w:val="24"/>
                <w:szCs w:val="24"/>
              </w:rPr>
              <w:t>El sistema debe proporcionar mensajes de error que sean</w:t>
            </w:r>
          </w:p>
          <w:p w14:paraId="01B31D8C" w14:textId="7943E968" w:rsidR="007818B9" w:rsidRPr="00F568A1" w:rsidRDefault="00F568A1" w:rsidP="00F568A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568A1">
              <w:rPr>
                <w:rFonts w:ascii="Arial" w:hAnsi="Arial" w:cs="Arial"/>
                <w:sz w:val="24"/>
                <w:szCs w:val="24"/>
              </w:rPr>
              <w:t>informativos y orientados a usuario final.</w:t>
            </w:r>
          </w:p>
        </w:tc>
      </w:tr>
    </w:tbl>
    <w:p w14:paraId="5D26D121" w14:textId="77777777" w:rsidR="006C0659" w:rsidRDefault="006C0659" w:rsidP="006C0659"/>
    <w:p w14:paraId="695920B7" w14:textId="314E4063" w:rsidR="000C2002" w:rsidRDefault="000C2002" w:rsidP="000C2002">
      <w:pPr>
        <w:pStyle w:val="Ttulo2"/>
        <w:rPr>
          <w:rFonts w:ascii="Arial" w:hAnsi="Arial" w:cs="Arial"/>
          <w:b/>
          <w:color w:val="auto"/>
        </w:rPr>
      </w:pPr>
      <w:bookmarkStart w:id="18" w:name="_Toc8934126"/>
      <w:r>
        <w:rPr>
          <w:rFonts w:ascii="Arial" w:hAnsi="Arial" w:cs="Arial"/>
          <w:b/>
          <w:color w:val="auto"/>
        </w:rPr>
        <w:t>R</w:t>
      </w:r>
      <w:r w:rsidR="0035120F">
        <w:rPr>
          <w:rFonts w:ascii="Arial" w:hAnsi="Arial" w:cs="Arial"/>
          <w:b/>
          <w:color w:val="auto"/>
        </w:rPr>
        <w:t>estricciones</w:t>
      </w:r>
      <w:bookmarkEnd w:id="18"/>
    </w:p>
    <w:tbl>
      <w:tblPr>
        <w:tblStyle w:val="Tablaconcuadrcula4-nfasis1"/>
        <w:tblW w:w="0" w:type="auto"/>
        <w:tblLook w:val="0480" w:firstRow="0" w:lastRow="0" w:firstColumn="1" w:lastColumn="0" w:noHBand="0" w:noVBand="1"/>
      </w:tblPr>
      <w:tblGrid>
        <w:gridCol w:w="4414"/>
        <w:gridCol w:w="4414"/>
      </w:tblGrid>
      <w:tr w:rsidR="00C56AF4" w14:paraId="460A238F" w14:textId="77777777" w:rsidTr="00783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D4973B2" w14:textId="22FAE17C" w:rsidR="00C56AF4" w:rsidRPr="005C13F8" w:rsidRDefault="005C13F8" w:rsidP="005C13F8">
            <w:pPr>
              <w:jc w:val="both"/>
              <w:rPr>
                <w:rFonts w:ascii="Arial" w:hAnsi="Arial" w:cs="Arial"/>
                <w:sz w:val="24"/>
                <w:szCs w:val="24"/>
              </w:rPr>
            </w:pPr>
            <w:r>
              <w:rPr>
                <w:rFonts w:ascii="Arial" w:hAnsi="Arial" w:cs="Arial"/>
                <w:sz w:val="24"/>
                <w:szCs w:val="24"/>
              </w:rPr>
              <w:t>Seguridad</w:t>
            </w:r>
          </w:p>
        </w:tc>
        <w:tc>
          <w:tcPr>
            <w:tcW w:w="4414" w:type="dxa"/>
          </w:tcPr>
          <w:p w14:paraId="6D128EA1" w14:textId="77777777" w:rsidR="00460A08" w:rsidRPr="005C13F8" w:rsidRDefault="0FD3915B" w:rsidP="0FD3915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FD3915B">
              <w:rPr>
                <w:rFonts w:ascii="Arial" w:hAnsi="Arial" w:cs="Arial"/>
                <w:sz w:val="24"/>
                <w:szCs w:val="24"/>
              </w:rPr>
              <w:t>La información estará protegida contra accesos no autorizados</w:t>
            </w:r>
          </w:p>
          <w:p w14:paraId="55E82617" w14:textId="7BF6A262" w:rsidR="00C56AF4" w:rsidRPr="005C13F8" w:rsidRDefault="0FD3915B" w:rsidP="0FD3915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FD3915B">
              <w:rPr>
                <w:rFonts w:ascii="Arial" w:hAnsi="Arial" w:cs="Arial"/>
                <w:sz w:val="24"/>
                <w:szCs w:val="24"/>
              </w:rPr>
              <w:t>utilizando mecanismos de validación.</w:t>
            </w:r>
          </w:p>
        </w:tc>
      </w:tr>
      <w:tr w:rsidR="00C56AF4" w14:paraId="244FF7ED" w14:textId="77777777" w:rsidTr="00783369">
        <w:tc>
          <w:tcPr>
            <w:cnfStyle w:val="001000000000" w:firstRow="0" w:lastRow="0" w:firstColumn="1" w:lastColumn="0" w:oddVBand="0" w:evenVBand="0" w:oddHBand="0" w:evenHBand="0" w:firstRowFirstColumn="0" w:firstRowLastColumn="0" w:lastRowFirstColumn="0" w:lastRowLastColumn="0"/>
            <w:tcW w:w="4414" w:type="dxa"/>
          </w:tcPr>
          <w:p w14:paraId="0E0311AC" w14:textId="30987BCC" w:rsidR="00C56AF4" w:rsidRPr="005C13F8" w:rsidRDefault="00487815" w:rsidP="005C13F8">
            <w:pPr>
              <w:jc w:val="both"/>
              <w:rPr>
                <w:rFonts w:ascii="Arial" w:hAnsi="Arial" w:cs="Arial"/>
                <w:sz w:val="24"/>
                <w:szCs w:val="24"/>
              </w:rPr>
            </w:pPr>
            <w:r>
              <w:rPr>
                <w:rFonts w:ascii="Arial" w:hAnsi="Arial" w:cs="Arial"/>
                <w:sz w:val="24"/>
                <w:szCs w:val="24"/>
              </w:rPr>
              <w:t>Facilidad de mantenimiento</w:t>
            </w:r>
          </w:p>
        </w:tc>
        <w:tc>
          <w:tcPr>
            <w:tcW w:w="4414" w:type="dxa"/>
          </w:tcPr>
          <w:p w14:paraId="397E30F2" w14:textId="313132D6" w:rsidR="00AF57B7" w:rsidRPr="005C13F8" w:rsidRDefault="00AF57B7" w:rsidP="005C13F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C13F8">
              <w:rPr>
                <w:rFonts w:ascii="Arial" w:hAnsi="Arial" w:cs="Arial"/>
                <w:sz w:val="24"/>
                <w:szCs w:val="24"/>
              </w:rPr>
              <w:t xml:space="preserve">Los servicios de instalación y mantenimiento del sistema </w:t>
            </w:r>
            <w:r w:rsidR="005C13F8" w:rsidRPr="005C13F8">
              <w:rPr>
                <w:rFonts w:ascii="Arial" w:hAnsi="Arial" w:cs="Arial"/>
                <w:sz w:val="24"/>
                <w:szCs w:val="24"/>
              </w:rPr>
              <w:t>serán</w:t>
            </w:r>
          </w:p>
          <w:p w14:paraId="26C9BC77" w14:textId="39288E47" w:rsidR="00C56AF4" w:rsidRPr="005C13F8" w:rsidRDefault="00AF57B7" w:rsidP="005C13F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C13F8">
              <w:rPr>
                <w:rFonts w:ascii="Arial" w:hAnsi="Arial" w:cs="Arial"/>
                <w:sz w:val="24"/>
                <w:szCs w:val="24"/>
              </w:rPr>
              <w:t>responsabilidad del administrador.</w:t>
            </w:r>
          </w:p>
        </w:tc>
      </w:tr>
      <w:tr w:rsidR="00C56AF4" w14:paraId="45340A6F" w14:textId="77777777" w:rsidTr="00783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AE6F8A5" w14:textId="5121F164" w:rsidR="00C56AF4" w:rsidRPr="005C13F8" w:rsidRDefault="00E20CA1" w:rsidP="005C13F8">
            <w:pPr>
              <w:jc w:val="both"/>
              <w:rPr>
                <w:rFonts w:ascii="Arial" w:hAnsi="Arial" w:cs="Arial"/>
                <w:sz w:val="24"/>
                <w:szCs w:val="24"/>
              </w:rPr>
            </w:pPr>
            <w:r>
              <w:rPr>
                <w:rFonts w:ascii="Arial" w:hAnsi="Arial" w:cs="Arial"/>
                <w:sz w:val="24"/>
                <w:szCs w:val="24"/>
              </w:rPr>
              <w:t>Usabilidad</w:t>
            </w:r>
          </w:p>
        </w:tc>
        <w:tc>
          <w:tcPr>
            <w:tcW w:w="4414" w:type="dxa"/>
          </w:tcPr>
          <w:p w14:paraId="224183BA" w14:textId="77777777" w:rsidR="00B7190E" w:rsidRPr="005C13F8" w:rsidRDefault="00B7190E" w:rsidP="005C13F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C13F8">
              <w:rPr>
                <w:rFonts w:ascii="Arial" w:hAnsi="Arial" w:cs="Arial"/>
                <w:sz w:val="24"/>
                <w:szCs w:val="24"/>
              </w:rPr>
              <w:t>El sistema solo mostrara información de la región de Xalapa,</w:t>
            </w:r>
          </w:p>
          <w:p w14:paraId="79DD9898" w14:textId="46674086" w:rsidR="00C56AF4" w:rsidRPr="005C13F8" w:rsidRDefault="00B7190E" w:rsidP="005C13F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C13F8">
              <w:rPr>
                <w:rFonts w:ascii="Arial" w:hAnsi="Arial" w:cs="Arial"/>
                <w:sz w:val="24"/>
                <w:szCs w:val="24"/>
              </w:rPr>
              <w:t>Veracruz.</w:t>
            </w:r>
          </w:p>
        </w:tc>
      </w:tr>
      <w:tr w:rsidR="00C56AF4" w14:paraId="27207A73" w14:textId="77777777" w:rsidTr="00783369">
        <w:tc>
          <w:tcPr>
            <w:cnfStyle w:val="001000000000" w:firstRow="0" w:lastRow="0" w:firstColumn="1" w:lastColumn="0" w:oddVBand="0" w:evenVBand="0" w:oddHBand="0" w:evenHBand="0" w:firstRowFirstColumn="0" w:firstRowLastColumn="0" w:lastRowFirstColumn="0" w:lastRowLastColumn="0"/>
            <w:tcW w:w="4414" w:type="dxa"/>
          </w:tcPr>
          <w:p w14:paraId="7881310B" w14:textId="35843988" w:rsidR="00C56AF4" w:rsidRPr="005C13F8" w:rsidRDefault="00287CED" w:rsidP="005C13F8">
            <w:pPr>
              <w:jc w:val="both"/>
              <w:rPr>
                <w:rFonts w:ascii="Arial" w:hAnsi="Arial" w:cs="Arial"/>
                <w:sz w:val="24"/>
                <w:szCs w:val="24"/>
              </w:rPr>
            </w:pPr>
            <w:r>
              <w:rPr>
                <w:rFonts w:ascii="Arial" w:hAnsi="Arial" w:cs="Arial"/>
                <w:sz w:val="24"/>
                <w:szCs w:val="24"/>
              </w:rPr>
              <w:t>Rendimiento</w:t>
            </w:r>
          </w:p>
        </w:tc>
        <w:tc>
          <w:tcPr>
            <w:tcW w:w="4414" w:type="dxa"/>
          </w:tcPr>
          <w:p w14:paraId="5234829F" w14:textId="77777777" w:rsidR="005C13F8" w:rsidRPr="005C13F8" w:rsidRDefault="005C13F8" w:rsidP="005C13F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C13F8">
              <w:rPr>
                <w:rFonts w:ascii="Arial" w:hAnsi="Arial" w:cs="Arial"/>
                <w:sz w:val="24"/>
                <w:szCs w:val="24"/>
              </w:rPr>
              <w:t>El sistema dependerá del acceso a internet y de la velocidad de</w:t>
            </w:r>
          </w:p>
          <w:p w14:paraId="0F436258" w14:textId="4383E773" w:rsidR="00C56AF4" w:rsidRPr="005C13F8" w:rsidRDefault="005C13F8" w:rsidP="005C13F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C13F8">
              <w:rPr>
                <w:rFonts w:ascii="Arial" w:hAnsi="Arial" w:cs="Arial"/>
                <w:sz w:val="24"/>
                <w:szCs w:val="24"/>
              </w:rPr>
              <w:t>este.</w:t>
            </w:r>
          </w:p>
        </w:tc>
      </w:tr>
    </w:tbl>
    <w:p w14:paraId="24186D78" w14:textId="77777777" w:rsidR="00C56AF4" w:rsidRDefault="00C56AF4" w:rsidP="00C56AF4"/>
    <w:p w14:paraId="2376120C" w14:textId="039F2231" w:rsidR="00634622" w:rsidRDefault="00634622">
      <w:r>
        <w:br w:type="page"/>
      </w:r>
    </w:p>
    <w:p w14:paraId="0AEF5E63" w14:textId="3FE84A49" w:rsidR="00634622" w:rsidRDefault="00A95164" w:rsidP="00A95164">
      <w:pPr>
        <w:pStyle w:val="Ttulo2"/>
        <w:jc w:val="center"/>
        <w:rPr>
          <w:rFonts w:ascii="Arial" w:hAnsi="Arial" w:cs="Arial"/>
          <w:b/>
          <w:color w:val="auto"/>
        </w:rPr>
      </w:pPr>
      <w:r>
        <w:rPr>
          <w:rFonts w:ascii="Arial" w:hAnsi="Arial" w:cs="Arial"/>
          <w:b/>
          <w:bCs/>
          <w:color w:val="auto"/>
        </w:rPr>
        <w:lastRenderedPageBreak/>
        <w:t xml:space="preserve"> </w:t>
      </w:r>
      <w:bookmarkStart w:id="19" w:name="_Toc8934127"/>
      <w:r w:rsidR="64A688DF" w:rsidRPr="64A688DF">
        <w:rPr>
          <w:rFonts w:ascii="Arial" w:hAnsi="Arial" w:cs="Arial"/>
          <w:b/>
          <w:bCs/>
          <w:color w:val="auto"/>
        </w:rPr>
        <w:t>Descripción de Funcionalidad</w:t>
      </w:r>
      <w:r w:rsidR="00750731">
        <w:rPr>
          <w:rFonts w:ascii="Arial" w:hAnsi="Arial" w:cs="Arial"/>
          <w:b/>
          <w:bCs/>
          <w:color w:val="auto"/>
        </w:rPr>
        <w:t xml:space="preserve"> (SECCION 3 SRS)</w:t>
      </w:r>
      <w:bookmarkEnd w:id="19"/>
      <w:r w:rsidR="00750731">
        <w:rPr>
          <w:rFonts w:ascii="Arial" w:hAnsi="Arial" w:cs="Arial"/>
          <w:b/>
          <w:bCs/>
          <w:color w:val="auto"/>
        </w:rPr>
        <w:t xml:space="preserve"> </w:t>
      </w:r>
    </w:p>
    <w:p w14:paraId="58B657BE" w14:textId="1404271C" w:rsidR="33B8A63A" w:rsidRDefault="00CE123C" w:rsidP="7C45B9BD">
      <w:pPr>
        <w:rPr>
          <w:rFonts w:ascii="Arial" w:eastAsia="Arial" w:hAnsi="Arial" w:cs="Arial"/>
          <w:sz w:val="24"/>
          <w:szCs w:val="24"/>
        </w:rPr>
      </w:pPr>
      <w:r>
        <w:rPr>
          <w:noProof/>
        </w:rPr>
        <w:drawing>
          <wp:anchor distT="0" distB="0" distL="114300" distR="114300" simplePos="0" relativeHeight="251658242" behindDoc="1" locked="0" layoutInCell="1" allowOverlap="1" wp14:anchorId="5CE24016" wp14:editId="45990E6C">
            <wp:simplePos x="0" y="0"/>
            <wp:positionH relativeFrom="column">
              <wp:posOffset>-232410</wp:posOffset>
            </wp:positionH>
            <wp:positionV relativeFrom="paragraph">
              <wp:posOffset>580390</wp:posOffset>
            </wp:positionV>
            <wp:extent cx="2333131" cy="2505075"/>
            <wp:effectExtent l="0" t="0" r="0" b="0"/>
            <wp:wrapNone/>
            <wp:docPr id="3" name="Picture 8932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26360" t="41987" r="55782" b="19871"/>
                    <a:stretch>
                      <a:fillRect/>
                    </a:stretch>
                  </pic:blipFill>
                  <pic:spPr>
                    <a:xfrm>
                      <a:off x="0" y="0"/>
                      <a:ext cx="2340816" cy="2513327"/>
                    </a:xfrm>
                    <a:prstGeom prst="rect">
                      <a:avLst/>
                    </a:prstGeom>
                  </pic:spPr>
                </pic:pic>
              </a:graphicData>
            </a:graphic>
            <wp14:sizeRelH relativeFrom="page">
              <wp14:pctWidth>0</wp14:pctWidth>
            </wp14:sizeRelH>
            <wp14:sizeRelV relativeFrom="page">
              <wp14:pctHeight>0</wp14:pctHeight>
            </wp14:sizeRelV>
          </wp:anchor>
        </w:drawing>
      </w:r>
      <w:r w:rsidR="7C45B9BD" w:rsidRPr="7C45B9BD">
        <w:rPr>
          <w:rFonts w:ascii="Arial" w:eastAsia="Arial" w:hAnsi="Arial" w:cs="Arial"/>
          <w:sz w:val="24"/>
          <w:szCs w:val="24"/>
        </w:rPr>
        <w:t>Se presenta el Modelo de Casos de Uso, en el cual se identificó como es que el usuario interactúa de una forma directa con la aplicación, por lo cual el quipo Halcones Informáticos realizo el siguiente modelo:</w:t>
      </w:r>
    </w:p>
    <w:p w14:paraId="69A90C81" w14:textId="7BD1089E" w:rsidR="7C45B9BD" w:rsidRDefault="00CE123C" w:rsidP="7C45B9BD">
      <w:r>
        <w:rPr>
          <w:noProof/>
        </w:rPr>
        <w:drawing>
          <wp:anchor distT="0" distB="0" distL="114300" distR="114300" simplePos="0" relativeHeight="251658243" behindDoc="0" locked="0" layoutInCell="1" allowOverlap="1" wp14:anchorId="1DD8FEB0" wp14:editId="06B4F17D">
            <wp:simplePos x="0" y="0"/>
            <wp:positionH relativeFrom="column">
              <wp:posOffset>2205990</wp:posOffset>
            </wp:positionH>
            <wp:positionV relativeFrom="paragraph">
              <wp:posOffset>6985</wp:posOffset>
            </wp:positionV>
            <wp:extent cx="3730792" cy="2524125"/>
            <wp:effectExtent l="0" t="0" r="3175" b="0"/>
            <wp:wrapNone/>
            <wp:docPr id="5" name="Picture 108287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30208" t="31764" r="31458" b="19607"/>
                    <a:stretch>
                      <a:fillRect/>
                    </a:stretch>
                  </pic:blipFill>
                  <pic:spPr>
                    <a:xfrm>
                      <a:off x="0" y="0"/>
                      <a:ext cx="3730792" cy="2524125"/>
                    </a:xfrm>
                    <a:prstGeom prst="rect">
                      <a:avLst/>
                    </a:prstGeom>
                  </pic:spPr>
                </pic:pic>
              </a:graphicData>
            </a:graphic>
            <wp14:sizeRelH relativeFrom="page">
              <wp14:pctWidth>0</wp14:pctWidth>
            </wp14:sizeRelH>
            <wp14:sizeRelV relativeFrom="page">
              <wp14:pctHeight>0</wp14:pctHeight>
            </wp14:sizeRelV>
          </wp:anchor>
        </w:drawing>
      </w:r>
      <w:r w:rsidR="3F0DBE48" w:rsidRPr="737DBEE5">
        <w:t xml:space="preserve">                                                                                                  </w:t>
      </w:r>
    </w:p>
    <w:p w14:paraId="2F124FD4" w14:textId="0FEE5343" w:rsidR="7C45B9BD" w:rsidRDefault="7C45B9BD" w:rsidP="7C45B9BD"/>
    <w:p w14:paraId="17E7394D" w14:textId="1CA4B13E" w:rsidR="7C45B9BD" w:rsidRDefault="7C45B9BD" w:rsidP="7C45B9BD"/>
    <w:p w14:paraId="58ABF545" w14:textId="6D6DF2E0" w:rsidR="7C45B9BD" w:rsidRDefault="7C45B9BD" w:rsidP="7C45B9BD"/>
    <w:p w14:paraId="3CA8BA8C" w14:textId="1BF961F1" w:rsidR="7C45B9BD" w:rsidRDefault="7C45B9BD" w:rsidP="7C45B9BD"/>
    <w:p w14:paraId="15DFCF83" w14:textId="3EE97438" w:rsidR="007D0A6B" w:rsidRPr="007D0A6B" w:rsidRDefault="007D0A6B" w:rsidP="007D0A6B"/>
    <w:p w14:paraId="52743383" w14:textId="77777777" w:rsidR="005E4C14" w:rsidRDefault="005E4C14" w:rsidP="7C45B9BD"/>
    <w:p w14:paraId="5F67A118" w14:textId="77777777" w:rsidR="005E4C14" w:rsidRDefault="005E4C14" w:rsidP="7C45B9BD"/>
    <w:p w14:paraId="700C9D83" w14:textId="77777777" w:rsidR="005E4C14" w:rsidRDefault="005E4C14" w:rsidP="7C45B9BD"/>
    <w:p w14:paraId="76C73F31" w14:textId="5C157C86" w:rsidR="7C45B9BD" w:rsidRDefault="66AD6228" w:rsidP="7C45B9BD">
      <w:r>
        <w:t>Diagrama de casos de uso</w:t>
      </w:r>
    </w:p>
    <w:p w14:paraId="5D3F70F1" w14:textId="5F471A95" w:rsidR="7C45B9BD" w:rsidRDefault="7C45B9BD" w:rsidP="005E4C14">
      <w:pPr>
        <w:jc w:val="both"/>
      </w:pPr>
      <w:r>
        <w:rPr>
          <w:noProof/>
        </w:rPr>
        <w:drawing>
          <wp:inline distT="0" distB="0" distL="0" distR="0" wp14:anchorId="6584A37B" wp14:editId="452C6587">
            <wp:extent cx="5940425" cy="3667061"/>
            <wp:effectExtent l="0" t="0" r="3175" b="0"/>
            <wp:docPr id="1703426084" name="Picture 170342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20918" t="29807" r="19557" b="4166"/>
                    <a:stretch>
                      <a:fillRect/>
                    </a:stretch>
                  </pic:blipFill>
                  <pic:spPr>
                    <a:xfrm>
                      <a:off x="0" y="0"/>
                      <a:ext cx="5960316" cy="3679340"/>
                    </a:xfrm>
                    <a:prstGeom prst="rect">
                      <a:avLst/>
                    </a:prstGeom>
                  </pic:spPr>
                </pic:pic>
              </a:graphicData>
            </a:graphic>
          </wp:inline>
        </w:drawing>
      </w:r>
      <w:r>
        <w:rPr>
          <w:noProof/>
        </w:rPr>
        <w:drawing>
          <wp:anchor distT="0" distB="0" distL="114300" distR="114300" simplePos="0" relativeHeight="251660288" behindDoc="1" locked="0" layoutInCell="1" allowOverlap="1" wp14:anchorId="44B0C690" wp14:editId="68C69BF1">
            <wp:simplePos x="0" y="0"/>
            <wp:positionH relativeFrom="column">
              <wp:align>left</wp:align>
            </wp:positionH>
            <wp:positionV relativeFrom="paragraph">
              <wp:posOffset>0</wp:posOffset>
            </wp:positionV>
            <wp:extent cx="2709830" cy="3075684"/>
            <wp:effectExtent l="0" t="0" r="0" b="0"/>
            <wp:wrapNone/>
            <wp:docPr id="1289572650" name="Picture 128957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26360" t="41987" r="55782" b="19871"/>
                    <a:stretch>
                      <a:fillRect/>
                    </a:stretch>
                  </pic:blipFill>
                  <pic:spPr>
                    <a:xfrm>
                      <a:off x="0" y="0"/>
                      <a:ext cx="2709830" cy="3075684"/>
                    </a:xfrm>
                    <a:prstGeom prst="rect">
                      <a:avLst/>
                    </a:prstGeom>
                  </pic:spPr>
                </pic:pic>
              </a:graphicData>
            </a:graphic>
            <wp14:sizeRelH relativeFrom="page">
              <wp14:pctWidth>0</wp14:pctWidth>
            </wp14:sizeRelH>
            <wp14:sizeRelV relativeFrom="page">
              <wp14:pctHeight>0</wp14:pctHeight>
            </wp14:sizeRelV>
          </wp:anchor>
        </w:drawing>
      </w:r>
    </w:p>
    <w:p w14:paraId="622CDAE1" w14:textId="41412A8E" w:rsidR="007D0A6B" w:rsidRPr="007D0A6B" w:rsidRDefault="007D0A6B" w:rsidP="007D0A6B"/>
    <w:p w14:paraId="3261AD1A" w14:textId="77777777" w:rsidR="00F608F8" w:rsidRDefault="00F608F8" w:rsidP="64A688DF"/>
    <w:tbl>
      <w:tblPr>
        <w:tblStyle w:val="Tablaconcuadrcula4-nfasis4"/>
        <w:tblW w:w="0" w:type="auto"/>
        <w:tblLook w:val="04A0" w:firstRow="1" w:lastRow="0" w:firstColumn="1" w:lastColumn="0" w:noHBand="0" w:noVBand="1"/>
      </w:tblPr>
      <w:tblGrid>
        <w:gridCol w:w="4414"/>
        <w:gridCol w:w="4414"/>
      </w:tblGrid>
      <w:tr w:rsidR="00F608F8" w14:paraId="66380866" w14:textId="77777777" w:rsidTr="65883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F3900CB" w14:textId="6E1F103E" w:rsidR="00F608F8" w:rsidRPr="00F608F8" w:rsidRDefault="00833AB7" w:rsidP="64A688DF">
            <w:pPr>
              <w:rPr>
                <w:rFonts w:ascii="Arial" w:hAnsi="Arial" w:cs="Arial"/>
                <w:sz w:val="24"/>
              </w:rPr>
            </w:pPr>
            <w:r>
              <w:rPr>
                <w:rFonts w:ascii="Arial" w:hAnsi="Arial" w:cs="Arial"/>
                <w:sz w:val="24"/>
              </w:rPr>
              <w:lastRenderedPageBreak/>
              <w:t xml:space="preserve">Nombre de caso de uso: </w:t>
            </w:r>
          </w:p>
        </w:tc>
        <w:tc>
          <w:tcPr>
            <w:tcW w:w="4414" w:type="dxa"/>
          </w:tcPr>
          <w:p w14:paraId="48E076BD" w14:textId="36AB604B" w:rsidR="00F608F8" w:rsidRPr="00B8745C" w:rsidRDefault="65883824" w:rsidP="65883824">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65883824">
              <w:rPr>
                <w:rFonts w:ascii="Arial" w:hAnsi="Arial" w:cs="Arial"/>
                <w:sz w:val="24"/>
                <w:szCs w:val="24"/>
              </w:rPr>
              <w:t>CU1 – Registrarse o iniciar Sesión</w:t>
            </w:r>
          </w:p>
        </w:tc>
      </w:tr>
      <w:tr w:rsidR="00F608F8" w14:paraId="68A0AA6C"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EA725CC" w14:textId="7D39CED9" w:rsidR="00F608F8" w:rsidRPr="00B8745C" w:rsidRDefault="00833AB7" w:rsidP="64A688DF">
            <w:pPr>
              <w:rPr>
                <w:rFonts w:ascii="Arial" w:hAnsi="Arial" w:cs="Arial"/>
                <w:sz w:val="24"/>
                <w:szCs w:val="24"/>
              </w:rPr>
            </w:pPr>
            <w:r w:rsidRPr="00B8745C">
              <w:rPr>
                <w:rFonts w:ascii="Arial" w:hAnsi="Arial" w:cs="Arial"/>
                <w:sz w:val="24"/>
                <w:szCs w:val="24"/>
              </w:rPr>
              <w:t>Prioridad</w:t>
            </w:r>
            <w:r w:rsidR="00B8745C" w:rsidRPr="00B8745C">
              <w:rPr>
                <w:rFonts w:ascii="Arial" w:hAnsi="Arial" w:cs="Arial"/>
                <w:sz w:val="24"/>
                <w:szCs w:val="24"/>
              </w:rPr>
              <w:t>:</w:t>
            </w:r>
          </w:p>
        </w:tc>
        <w:tc>
          <w:tcPr>
            <w:tcW w:w="4414" w:type="dxa"/>
          </w:tcPr>
          <w:p w14:paraId="3D61B670" w14:textId="1077183C" w:rsidR="00F608F8" w:rsidRPr="00B8745C" w:rsidRDefault="00167C1F" w:rsidP="64A688D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Muy importante</w:t>
            </w:r>
          </w:p>
        </w:tc>
      </w:tr>
      <w:tr w:rsidR="00F608F8" w14:paraId="2E0F0A92" w14:textId="77777777" w:rsidTr="65883824">
        <w:tc>
          <w:tcPr>
            <w:cnfStyle w:val="001000000000" w:firstRow="0" w:lastRow="0" w:firstColumn="1" w:lastColumn="0" w:oddVBand="0" w:evenVBand="0" w:oddHBand="0" w:evenHBand="0" w:firstRowFirstColumn="0" w:firstRowLastColumn="0" w:lastRowFirstColumn="0" w:lastRowLastColumn="0"/>
            <w:tcW w:w="4414" w:type="dxa"/>
          </w:tcPr>
          <w:p w14:paraId="76B6D2DD" w14:textId="3D0B0F5B" w:rsidR="00833AB7" w:rsidRPr="00B8745C" w:rsidRDefault="00833AB7" w:rsidP="64A688DF">
            <w:pPr>
              <w:rPr>
                <w:rFonts w:ascii="Arial" w:hAnsi="Arial" w:cs="Arial"/>
                <w:sz w:val="24"/>
                <w:szCs w:val="24"/>
              </w:rPr>
            </w:pPr>
            <w:r w:rsidRPr="00B8745C">
              <w:rPr>
                <w:rFonts w:ascii="Arial" w:hAnsi="Arial" w:cs="Arial"/>
                <w:sz w:val="24"/>
                <w:szCs w:val="24"/>
              </w:rPr>
              <w:t>Actores que intervienen:</w:t>
            </w:r>
          </w:p>
        </w:tc>
        <w:tc>
          <w:tcPr>
            <w:tcW w:w="4414" w:type="dxa"/>
          </w:tcPr>
          <w:p w14:paraId="5EC45C1F" w14:textId="5BB488FC" w:rsidR="00F608F8" w:rsidRPr="00B8745C" w:rsidRDefault="004F7980" w:rsidP="64A688D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Estudiante, Dueño de establecimiento</w:t>
            </w:r>
          </w:p>
        </w:tc>
      </w:tr>
      <w:tr w:rsidR="00F608F8" w14:paraId="4BC5B845"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2155FCE" w14:textId="6C39B74C" w:rsidR="00833AB7" w:rsidRPr="00B8745C" w:rsidRDefault="00833AB7" w:rsidP="64A688DF">
            <w:pPr>
              <w:rPr>
                <w:rFonts w:ascii="Arial" w:hAnsi="Arial" w:cs="Arial"/>
                <w:sz w:val="24"/>
                <w:szCs w:val="24"/>
              </w:rPr>
            </w:pPr>
            <w:r w:rsidRPr="00B8745C">
              <w:rPr>
                <w:rFonts w:ascii="Arial" w:hAnsi="Arial" w:cs="Arial"/>
                <w:sz w:val="24"/>
                <w:szCs w:val="24"/>
              </w:rPr>
              <w:t>Eventos que lo inician (en caso de existir)</w:t>
            </w:r>
            <w:r w:rsidR="00B8745C" w:rsidRPr="00B8745C">
              <w:rPr>
                <w:rFonts w:ascii="Arial" w:hAnsi="Arial" w:cs="Arial"/>
                <w:sz w:val="24"/>
                <w:szCs w:val="24"/>
              </w:rPr>
              <w:t>:</w:t>
            </w:r>
          </w:p>
        </w:tc>
        <w:tc>
          <w:tcPr>
            <w:tcW w:w="4414" w:type="dxa"/>
          </w:tcPr>
          <w:p w14:paraId="5909105D" w14:textId="05001570" w:rsidR="00F608F8" w:rsidRPr="00B8745C" w:rsidRDefault="00092730" w:rsidP="64A688D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Abrir la aplicación</w:t>
            </w:r>
          </w:p>
        </w:tc>
      </w:tr>
      <w:tr w:rsidR="00F608F8" w14:paraId="14DA5ECF" w14:textId="77777777" w:rsidTr="65883824">
        <w:tc>
          <w:tcPr>
            <w:cnfStyle w:val="001000000000" w:firstRow="0" w:lastRow="0" w:firstColumn="1" w:lastColumn="0" w:oddVBand="0" w:evenVBand="0" w:oddHBand="0" w:evenHBand="0" w:firstRowFirstColumn="0" w:firstRowLastColumn="0" w:lastRowFirstColumn="0" w:lastRowLastColumn="0"/>
            <w:tcW w:w="4414" w:type="dxa"/>
          </w:tcPr>
          <w:p w14:paraId="7B3B0BE6" w14:textId="08CAEED9" w:rsidR="00B311E6" w:rsidRPr="00B8745C" w:rsidRDefault="00B311E6" w:rsidP="64A688DF">
            <w:pPr>
              <w:rPr>
                <w:rFonts w:ascii="Arial" w:hAnsi="Arial" w:cs="Arial"/>
                <w:sz w:val="24"/>
                <w:szCs w:val="24"/>
              </w:rPr>
            </w:pPr>
            <w:proofErr w:type="spellStart"/>
            <w:proofErr w:type="gramStart"/>
            <w:r w:rsidRPr="00B8745C">
              <w:rPr>
                <w:rFonts w:ascii="Arial" w:hAnsi="Arial" w:cs="Arial"/>
                <w:sz w:val="24"/>
                <w:szCs w:val="24"/>
              </w:rPr>
              <w:t>Pre-condición</w:t>
            </w:r>
            <w:proofErr w:type="spellEnd"/>
            <w:proofErr w:type="gramEnd"/>
            <w:r w:rsidR="00B8745C" w:rsidRPr="00B8745C">
              <w:rPr>
                <w:rFonts w:ascii="Arial" w:hAnsi="Arial" w:cs="Arial"/>
                <w:sz w:val="24"/>
                <w:szCs w:val="24"/>
              </w:rPr>
              <w:t>:</w:t>
            </w:r>
          </w:p>
        </w:tc>
        <w:tc>
          <w:tcPr>
            <w:tcW w:w="4414" w:type="dxa"/>
          </w:tcPr>
          <w:p w14:paraId="234478C8" w14:textId="56895B46" w:rsidR="00F608F8" w:rsidRPr="00B8745C" w:rsidRDefault="00415365" w:rsidP="64A688D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Abrir la aplicación </w:t>
            </w:r>
          </w:p>
        </w:tc>
      </w:tr>
      <w:tr w:rsidR="00F608F8" w14:paraId="19D0A874"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873EFFC" w14:textId="5C717CBB" w:rsidR="00F608F8" w:rsidRPr="00B8745C" w:rsidRDefault="00B311E6" w:rsidP="64A688DF">
            <w:pPr>
              <w:rPr>
                <w:rFonts w:ascii="Arial" w:hAnsi="Arial" w:cs="Arial"/>
                <w:sz w:val="24"/>
                <w:szCs w:val="24"/>
              </w:rPr>
            </w:pPr>
            <w:proofErr w:type="spellStart"/>
            <w:proofErr w:type="gramStart"/>
            <w:r w:rsidRPr="00B8745C">
              <w:rPr>
                <w:rFonts w:ascii="Arial" w:hAnsi="Arial" w:cs="Arial"/>
                <w:sz w:val="24"/>
                <w:szCs w:val="24"/>
              </w:rPr>
              <w:t>Post-condición</w:t>
            </w:r>
            <w:proofErr w:type="spellEnd"/>
            <w:proofErr w:type="gramEnd"/>
            <w:r w:rsidR="00B8745C" w:rsidRPr="00B8745C">
              <w:rPr>
                <w:rFonts w:ascii="Arial" w:hAnsi="Arial" w:cs="Arial"/>
                <w:sz w:val="24"/>
                <w:szCs w:val="24"/>
              </w:rPr>
              <w:t>:</w:t>
            </w:r>
          </w:p>
        </w:tc>
        <w:tc>
          <w:tcPr>
            <w:tcW w:w="4414" w:type="dxa"/>
          </w:tcPr>
          <w:p w14:paraId="32CA66A5" w14:textId="020113BB" w:rsidR="00F608F8" w:rsidRPr="00B8745C" w:rsidRDefault="65883824" w:rsidP="658838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65883824">
              <w:rPr>
                <w:rFonts w:ascii="Arial" w:hAnsi="Arial" w:cs="Arial"/>
                <w:sz w:val="24"/>
                <w:szCs w:val="24"/>
              </w:rPr>
              <w:t>El usuario podrá crear su “usuario” y “contraseña”, que será almacenada en la base de datos, o iniciar sesión en caso de contar con una cuenta en el sistema</w:t>
            </w:r>
          </w:p>
        </w:tc>
      </w:tr>
      <w:tr w:rsidR="00F608F8" w14:paraId="330486B4" w14:textId="77777777" w:rsidTr="65883824">
        <w:tc>
          <w:tcPr>
            <w:cnfStyle w:val="001000000000" w:firstRow="0" w:lastRow="0" w:firstColumn="1" w:lastColumn="0" w:oddVBand="0" w:evenVBand="0" w:oddHBand="0" w:evenHBand="0" w:firstRowFirstColumn="0" w:firstRowLastColumn="0" w:lastRowFirstColumn="0" w:lastRowLastColumn="0"/>
            <w:tcW w:w="4414" w:type="dxa"/>
          </w:tcPr>
          <w:p w14:paraId="74DB1BD1" w14:textId="26E5E43B" w:rsidR="00F608F8" w:rsidRPr="00B8745C" w:rsidRDefault="00B311E6" w:rsidP="64A688DF">
            <w:pPr>
              <w:rPr>
                <w:rFonts w:ascii="Arial" w:hAnsi="Arial" w:cs="Arial"/>
                <w:sz w:val="24"/>
                <w:szCs w:val="24"/>
              </w:rPr>
            </w:pPr>
            <w:r w:rsidRPr="00B8745C">
              <w:rPr>
                <w:rFonts w:ascii="Arial" w:hAnsi="Arial" w:cs="Arial"/>
                <w:sz w:val="24"/>
                <w:szCs w:val="24"/>
              </w:rPr>
              <w:t>Escenario básico exitoso</w:t>
            </w:r>
            <w:r w:rsidR="00B8745C" w:rsidRPr="00B8745C">
              <w:rPr>
                <w:rFonts w:ascii="Arial" w:hAnsi="Arial" w:cs="Arial"/>
                <w:sz w:val="24"/>
                <w:szCs w:val="24"/>
              </w:rPr>
              <w:t>:</w:t>
            </w:r>
          </w:p>
        </w:tc>
        <w:tc>
          <w:tcPr>
            <w:tcW w:w="4414" w:type="dxa"/>
          </w:tcPr>
          <w:p w14:paraId="0248087D" w14:textId="180C1107" w:rsidR="00F608F8" w:rsidRPr="00B8745C" w:rsidRDefault="65883824" w:rsidP="65883824">
            <w:pPr>
              <w:cnfStyle w:val="000000000000" w:firstRow="0" w:lastRow="0" w:firstColumn="0" w:lastColumn="0" w:oddVBand="0" w:evenVBand="0" w:oddHBand="0" w:evenHBand="0" w:firstRowFirstColumn="0" w:firstRowLastColumn="0" w:lastRowFirstColumn="0" w:lastRowLastColumn="0"/>
            </w:pPr>
            <w:r w:rsidRPr="65883824">
              <w:rPr>
                <w:rFonts w:ascii="Arial" w:eastAsia="Arial" w:hAnsi="Arial" w:cs="Arial"/>
                <w:sz w:val="24"/>
                <w:szCs w:val="24"/>
              </w:rPr>
              <w:t xml:space="preserve">1.-El usuario captura los campos email y contraseña y da </w:t>
            </w:r>
            <w:proofErr w:type="spellStart"/>
            <w:proofErr w:type="gramStart"/>
            <w:r w:rsidRPr="65883824">
              <w:rPr>
                <w:rFonts w:ascii="Arial" w:eastAsia="Arial" w:hAnsi="Arial" w:cs="Arial"/>
                <w:sz w:val="24"/>
                <w:szCs w:val="24"/>
              </w:rPr>
              <w:t>click</w:t>
            </w:r>
            <w:proofErr w:type="spellEnd"/>
            <w:proofErr w:type="gramEnd"/>
            <w:r w:rsidRPr="65883824">
              <w:rPr>
                <w:rFonts w:ascii="Arial" w:eastAsia="Arial" w:hAnsi="Arial" w:cs="Arial"/>
                <w:sz w:val="24"/>
                <w:szCs w:val="24"/>
              </w:rPr>
              <w:t xml:space="preserve"> en </w:t>
            </w:r>
            <w:proofErr w:type="spellStart"/>
            <w:r w:rsidRPr="65883824">
              <w:rPr>
                <w:rFonts w:ascii="Arial" w:eastAsia="Arial" w:hAnsi="Arial" w:cs="Arial"/>
                <w:sz w:val="24"/>
                <w:szCs w:val="24"/>
              </w:rPr>
              <w:t>login</w:t>
            </w:r>
            <w:proofErr w:type="spellEnd"/>
            <w:r w:rsidRPr="65883824">
              <w:rPr>
                <w:rFonts w:ascii="Arial" w:eastAsia="Arial" w:hAnsi="Arial" w:cs="Arial"/>
                <w:sz w:val="24"/>
                <w:szCs w:val="24"/>
              </w:rPr>
              <w:t xml:space="preserve"> para iniciar sesión en el sistema.</w:t>
            </w:r>
          </w:p>
          <w:p w14:paraId="52CEB92D" w14:textId="0580F783" w:rsidR="00F608F8" w:rsidRPr="00B8745C" w:rsidRDefault="65883824" w:rsidP="6588382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65883824">
              <w:rPr>
                <w:rFonts w:ascii="Arial" w:eastAsia="Arial" w:hAnsi="Arial" w:cs="Arial"/>
                <w:sz w:val="24"/>
                <w:szCs w:val="24"/>
              </w:rPr>
              <w:t>2.- el sistema valida los datos del usuario en la base de datos para permitir el acceso al sistema.</w:t>
            </w:r>
          </w:p>
          <w:p w14:paraId="14C70B2D" w14:textId="4473FA80" w:rsidR="00F608F8" w:rsidRPr="00B8745C" w:rsidRDefault="65883824" w:rsidP="6588382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65883824">
              <w:rPr>
                <w:rFonts w:ascii="Arial" w:eastAsia="Arial" w:hAnsi="Arial" w:cs="Arial"/>
                <w:sz w:val="24"/>
                <w:szCs w:val="24"/>
              </w:rPr>
              <w:t>3.- el usuario visualiza el inicio de la aplicación</w:t>
            </w:r>
          </w:p>
        </w:tc>
      </w:tr>
      <w:tr w:rsidR="00F608F8" w14:paraId="725CC2ED"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FB07A8F" w14:textId="6F97A019" w:rsidR="00F608F8" w:rsidRPr="00B8745C" w:rsidRDefault="00B8745C" w:rsidP="64A688DF">
            <w:pPr>
              <w:rPr>
                <w:rFonts w:ascii="Arial" w:hAnsi="Arial" w:cs="Arial"/>
                <w:sz w:val="24"/>
                <w:szCs w:val="24"/>
              </w:rPr>
            </w:pPr>
            <w:r w:rsidRPr="00B8745C">
              <w:rPr>
                <w:rFonts w:ascii="Arial" w:hAnsi="Arial" w:cs="Arial"/>
                <w:sz w:val="24"/>
                <w:szCs w:val="24"/>
              </w:rPr>
              <w:t>Escenario alternativo:</w:t>
            </w:r>
          </w:p>
        </w:tc>
        <w:tc>
          <w:tcPr>
            <w:tcW w:w="4414" w:type="dxa"/>
          </w:tcPr>
          <w:p w14:paraId="6D88E4F8" w14:textId="6535DE25" w:rsidR="00F608F8" w:rsidRPr="00B8745C" w:rsidRDefault="65883824" w:rsidP="658838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65883824">
              <w:rPr>
                <w:rFonts w:ascii="Arial" w:eastAsia="Arial" w:hAnsi="Arial" w:cs="Arial"/>
                <w:sz w:val="24"/>
                <w:szCs w:val="24"/>
              </w:rPr>
              <w:t xml:space="preserve">1a.-El usuario da </w:t>
            </w:r>
            <w:proofErr w:type="spellStart"/>
            <w:proofErr w:type="gramStart"/>
            <w:r w:rsidRPr="65883824">
              <w:rPr>
                <w:rFonts w:ascii="Arial" w:eastAsia="Arial" w:hAnsi="Arial" w:cs="Arial"/>
                <w:sz w:val="24"/>
                <w:szCs w:val="24"/>
              </w:rPr>
              <w:t>click</w:t>
            </w:r>
            <w:proofErr w:type="spellEnd"/>
            <w:proofErr w:type="gramEnd"/>
            <w:r w:rsidRPr="65883824">
              <w:rPr>
                <w:rFonts w:ascii="Arial" w:eastAsia="Arial" w:hAnsi="Arial" w:cs="Arial"/>
                <w:sz w:val="24"/>
                <w:szCs w:val="24"/>
              </w:rPr>
              <w:t xml:space="preserve"> en registrarse</w:t>
            </w:r>
            <w:r w:rsidRPr="65883824">
              <w:rPr>
                <w:rFonts w:ascii="Arial" w:hAnsi="Arial" w:cs="Arial"/>
                <w:sz w:val="24"/>
                <w:szCs w:val="24"/>
              </w:rPr>
              <w:t xml:space="preserve"> </w:t>
            </w:r>
          </w:p>
          <w:p w14:paraId="4E599D12" w14:textId="27B70743" w:rsidR="00F608F8" w:rsidRPr="00B8745C" w:rsidRDefault="65883824" w:rsidP="658838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65883824">
              <w:rPr>
                <w:rFonts w:ascii="Arial" w:hAnsi="Arial" w:cs="Arial"/>
                <w:sz w:val="24"/>
                <w:szCs w:val="24"/>
              </w:rPr>
              <w:t>2.-</w:t>
            </w:r>
            <w:r w:rsidRPr="65883824">
              <w:rPr>
                <w:rFonts w:ascii="Arial" w:eastAsia="Arial" w:hAnsi="Arial" w:cs="Arial"/>
                <w:sz w:val="24"/>
                <w:szCs w:val="24"/>
              </w:rPr>
              <w:t xml:space="preserve"> El sistema muestra una pantalla con los campos para el registro de datos del usuario.</w:t>
            </w:r>
          </w:p>
          <w:p w14:paraId="7C0B22E1" w14:textId="79929DDF" w:rsidR="00F608F8" w:rsidRPr="00B8745C" w:rsidRDefault="65883824" w:rsidP="6588382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65883824">
              <w:rPr>
                <w:rFonts w:ascii="Arial" w:eastAsia="Arial" w:hAnsi="Arial" w:cs="Arial"/>
                <w:sz w:val="24"/>
                <w:szCs w:val="24"/>
              </w:rPr>
              <w:t>3.- el usuario captura los campos necesarios para su registro en el sistema.</w:t>
            </w:r>
          </w:p>
          <w:p w14:paraId="61D8D78D" w14:textId="682635D2" w:rsidR="00F608F8" w:rsidRPr="00B8745C" w:rsidRDefault="65883824" w:rsidP="6588382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65883824">
              <w:rPr>
                <w:rFonts w:ascii="Arial" w:eastAsia="Arial" w:hAnsi="Arial" w:cs="Arial"/>
                <w:sz w:val="24"/>
                <w:szCs w:val="24"/>
              </w:rPr>
              <w:t xml:space="preserve">4.- el sistema muestra un mensaje de registro exitoso </w:t>
            </w:r>
            <w:proofErr w:type="gramStart"/>
            <w:r w:rsidRPr="65883824">
              <w:rPr>
                <w:rFonts w:ascii="Arial" w:eastAsia="Arial" w:hAnsi="Arial" w:cs="Arial"/>
                <w:sz w:val="24"/>
                <w:szCs w:val="24"/>
              </w:rPr>
              <w:t xml:space="preserve">( </w:t>
            </w:r>
            <w:proofErr w:type="spellStart"/>
            <w:r w:rsidRPr="65883824">
              <w:rPr>
                <w:rFonts w:ascii="Arial" w:eastAsia="Arial" w:hAnsi="Arial" w:cs="Arial"/>
                <w:sz w:val="24"/>
                <w:szCs w:val="24"/>
              </w:rPr>
              <w:t>join</w:t>
            </w:r>
            <w:proofErr w:type="spellEnd"/>
            <w:proofErr w:type="gramEnd"/>
            <w:r w:rsidRPr="65883824">
              <w:rPr>
                <w:rFonts w:ascii="Arial" w:eastAsia="Arial" w:hAnsi="Arial" w:cs="Arial"/>
                <w:sz w:val="24"/>
                <w:szCs w:val="24"/>
              </w:rPr>
              <w:t xml:space="preserve"> 1)</w:t>
            </w:r>
          </w:p>
          <w:p w14:paraId="405AB19E" w14:textId="3DD7A2FB" w:rsidR="00F608F8" w:rsidRPr="00B8745C" w:rsidRDefault="00F608F8" w:rsidP="6588382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65883824" w14:paraId="359AD995" w14:textId="77777777" w:rsidTr="65883824">
        <w:tc>
          <w:tcPr>
            <w:cnfStyle w:val="001000000000" w:firstRow="0" w:lastRow="0" w:firstColumn="1" w:lastColumn="0" w:oddVBand="0" w:evenVBand="0" w:oddHBand="0" w:evenHBand="0" w:firstRowFirstColumn="0" w:firstRowLastColumn="0" w:lastRowFirstColumn="0" w:lastRowLastColumn="0"/>
            <w:tcW w:w="4414" w:type="dxa"/>
          </w:tcPr>
          <w:p w14:paraId="3F930E50" w14:textId="1FD2EE9B" w:rsidR="65883824" w:rsidRDefault="65883824" w:rsidP="65883824">
            <w:pPr>
              <w:rPr>
                <w:rFonts w:ascii="Arial" w:hAnsi="Arial" w:cs="Arial"/>
                <w:sz w:val="24"/>
                <w:szCs w:val="24"/>
              </w:rPr>
            </w:pPr>
            <w:r w:rsidRPr="65883824">
              <w:rPr>
                <w:rFonts w:ascii="Arial" w:hAnsi="Arial" w:cs="Arial"/>
                <w:sz w:val="24"/>
                <w:szCs w:val="24"/>
              </w:rPr>
              <w:t>Escenario de excepción</w:t>
            </w:r>
          </w:p>
        </w:tc>
        <w:tc>
          <w:tcPr>
            <w:tcW w:w="4414" w:type="dxa"/>
          </w:tcPr>
          <w:p w14:paraId="3F982ABC" w14:textId="10C365CE" w:rsidR="65883824" w:rsidRDefault="65883824" w:rsidP="6588382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65883824">
              <w:rPr>
                <w:rFonts w:ascii="Arial" w:eastAsia="Arial" w:hAnsi="Arial" w:cs="Arial"/>
                <w:sz w:val="24"/>
                <w:szCs w:val="24"/>
              </w:rPr>
              <w:t>1b.- Se debe de estar registrado el correo del usuario en la base de datos del sistema para poder iniciar sesión (</w:t>
            </w:r>
            <w:proofErr w:type="spellStart"/>
            <w:r w:rsidRPr="65883824">
              <w:rPr>
                <w:rFonts w:ascii="Arial" w:eastAsia="Arial" w:hAnsi="Arial" w:cs="Arial"/>
                <w:sz w:val="24"/>
                <w:szCs w:val="24"/>
              </w:rPr>
              <w:t>join</w:t>
            </w:r>
            <w:proofErr w:type="spellEnd"/>
            <w:r w:rsidRPr="65883824">
              <w:rPr>
                <w:rFonts w:ascii="Arial" w:eastAsia="Arial" w:hAnsi="Arial" w:cs="Arial"/>
                <w:sz w:val="24"/>
                <w:szCs w:val="24"/>
              </w:rPr>
              <w:t xml:space="preserve"> 1).</w:t>
            </w:r>
          </w:p>
        </w:tc>
      </w:tr>
    </w:tbl>
    <w:p w14:paraId="748544C1" w14:textId="3E10BE7B" w:rsidR="64A688DF" w:rsidRDefault="64A688DF" w:rsidP="64A688DF"/>
    <w:p w14:paraId="6DFF9A20" w14:textId="77777777" w:rsidR="007D0A6B" w:rsidRPr="007D0A6B" w:rsidRDefault="007D0A6B" w:rsidP="007D0A6B"/>
    <w:p w14:paraId="7214234A" w14:textId="77777777" w:rsidR="0001148D" w:rsidRDefault="0001148D" w:rsidP="64A688DF"/>
    <w:p w14:paraId="11B8E0FD" w14:textId="77777777" w:rsidR="0001148D" w:rsidRDefault="0001148D" w:rsidP="64A688DF"/>
    <w:p w14:paraId="07A22D26" w14:textId="77777777" w:rsidR="0001148D" w:rsidRDefault="0001148D" w:rsidP="64A688DF"/>
    <w:p w14:paraId="78D6DBE0" w14:textId="77777777" w:rsidR="0001148D" w:rsidRDefault="0001148D" w:rsidP="64A688DF"/>
    <w:p w14:paraId="4A399C69" w14:textId="77777777" w:rsidR="0001148D" w:rsidRDefault="0001148D" w:rsidP="64A688DF"/>
    <w:p w14:paraId="78A9BF04" w14:textId="05ADE80D" w:rsidR="64A688DF" w:rsidRDefault="64A688DF" w:rsidP="64A688DF"/>
    <w:tbl>
      <w:tblPr>
        <w:tblStyle w:val="Tablaconcuadrcula4-nfasis4"/>
        <w:tblW w:w="0" w:type="auto"/>
        <w:tblLook w:val="04A0" w:firstRow="1" w:lastRow="0" w:firstColumn="1" w:lastColumn="0" w:noHBand="0" w:noVBand="1"/>
      </w:tblPr>
      <w:tblGrid>
        <w:gridCol w:w="4414"/>
        <w:gridCol w:w="4414"/>
      </w:tblGrid>
      <w:tr w:rsidR="00103E9D" w14:paraId="3A1038C2" w14:textId="77777777" w:rsidTr="65883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1C8AFBF" w14:textId="77777777" w:rsidR="00103E9D" w:rsidRPr="00F608F8" w:rsidRDefault="00103E9D" w:rsidP="00AB3BFE">
            <w:pPr>
              <w:rPr>
                <w:rFonts w:ascii="Arial" w:hAnsi="Arial" w:cs="Arial"/>
                <w:sz w:val="24"/>
              </w:rPr>
            </w:pPr>
            <w:r>
              <w:rPr>
                <w:rFonts w:ascii="Arial" w:hAnsi="Arial" w:cs="Arial"/>
                <w:sz w:val="24"/>
              </w:rPr>
              <w:lastRenderedPageBreak/>
              <w:t xml:space="preserve">Nombre de caso de uso: </w:t>
            </w:r>
          </w:p>
        </w:tc>
        <w:tc>
          <w:tcPr>
            <w:tcW w:w="4414" w:type="dxa"/>
          </w:tcPr>
          <w:p w14:paraId="0B0AD814" w14:textId="1635655A" w:rsidR="00103E9D" w:rsidRPr="00B8745C" w:rsidRDefault="00103E9D" w:rsidP="00AB3BF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CU</w:t>
            </w:r>
            <w:r w:rsidR="00604857">
              <w:rPr>
                <w:rFonts w:ascii="Arial" w:hAnsi="Arial" w:cs="Arial"/>
                <w:sz w:val="24"/>
                <w:szCs w:val="24"/>
              </w:rPr>
              <w:t>2</w:t>
            </w:r>
            <w:r>
              <w:rPr>
                <w:rFonts w:ascii="Arial" w:hAnsi="Arial" w:cs="Arial"/>
                <w:sz w:val="24"/>
                <w:szCs w:val="24"/>
              </w:rPr>
              <w:t xml:space="preserve"> </w:t>
            </w:r>
            <w:r w:rsidR="00EE4365">
              <w:rPr>
                <w:rFonts w:ascii="Arial" w:hAnsi="Arial" w:cs="Arial"/>
                <w:sz w:val="24"/>
                <w:szCs w:val="24"/>
              </w:rPr>
              <w:t>–</w:t>
            </w:r>
            <w:r>
              <w:rPr>
                <w:rFonts w:ascii="Arial" w:hAnsi="Arial" w:cs="Arial"/>
                <w:sz w:val="24"/>
                <w:szCs w:val="24"/>
              </w:rPr>
              <w:t xml:space="preserve"> </w:t>
            </w:r>
            <w:r w:rsidR="00EE4365">
              <w:rPr>
                <w:rFonts w:ascii="Arial" w:hAnsi="Arial" w:cs="Arial"/>
                <w:sz w:val="24"/>
                <w:szCs w:val="24"/>
              </w:rPr>
              <w:t>Visualizar establecimientos de comida</w:t>
            </w:r>
          </w:p>
        </w:tc>
      </w:tr>
      <w:tr w:rsidR="00103E9D" w14:paraId="55E23279"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B5E2B82" w14:textId="77777777" w:rsidR="00103E9D" w:rsidRPr="00B8745C" w:rsidRDefault="00103E9D" w:rsidP="00AB3BFE">
            <w:pPr>
              <w:rPr>
                <w:rFonts w:ascii="Arial" w:hAnsi="Arial" w:cs="Arial"/>
                <w:sz w:val="24"/>
                <w:szCs w:val="24"/>
              </w:rPr>
            </w:pPr>
            <w:r w:rsidRPr="00B8745C">
              <w:rPr>
                <w:rFonts w:ascii="Arial" w:hAnsi="Arial" w:cs="Arial"/>
                <w:sz w:val="24"/>
                <w:szCs w:val="24"/>
              </w:rPr>
              <w:t>Prioridad:</w:t>
            </w:r>
          </w:p>
        </w:tc>
        <w:tc>
          <w:tcPr>
            <w:tcW w:w="4414" w:type="dxa"/>
          </w:tcPr>
          <w:p w14:paraId="06B7D7E5" w14:textId="65BB2664" w:rsidR="00103E9D" w:rsidRPr="00B8745C" w:rsidRDefault="004755F5" w:rsidP="00AB3BF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Muy importante</w:t>
            </w:r>
          </w:p>
        </w:tc>
      </w:tr>
      <w:tr w:rsidR="00103E9D" w14:paraId="061914D7" w14:textId="77777777" w:rsidTr="65883824">
        <w:tc>
          <w:tcPr>
            <w:cnfStyle w:val="001000000000" w:firstRow="0" w:lastRow="0" w:firstColumn="1" w:lastColumn="0" w:oddVBand="0" w:evenVBand="0" w:oddHBand="0" w:evenHBand="0" w:firstRowFirstColumn="0" w:firstRowLastColumn="0" w:lastRowFirstColumn="0" w:lastRowLastColumn="0"/>
            <w:tcW w:w="4414" w:type="dxa"/>
          </w:tcPr>
          <w:p w14:paraId="61B73455" w14:textId="77777777" w:rsidR="00103E9D" w:rsidRPr="00B8745C" w:rsidRDefault="00103E9D" w:rsidP="00AB3BFE">
            <w:pPr>
              <w:rPr>
                <w:rFonts w:ascii="Arial" w:hAnsi="Arial" w:cs="Arial"/>
                <w:sz w:val="24"/>
                <w:szCs w:val="24"/>
              </w:rPr>
            </w:pPr>
            <w:r w:rsidRPr="00B8745C">
              <w:rPr>
                <w:rFonts w:ascii="Arial" w:hAnsi="Arial" w:cs="Arial"/>
                <w:sz w:val="24"/>
                <w:szCs w:val="24"/>
              </w:rPr>
              <w:t>Actores que intervienen:</w:t>
            </w:r>
          </w:p>
        </w:tc>
        <w:tc>
          <w:tcPr>
            <w:tcW w:w="4414" w:type="dxa"/>
          </w:tcPr>
          <w:p w14:paraId="4C5F7BB1" w14:textId="76BCE952" w:rsidR="00103E9D" w:rsidRPr="00B8745C" w:rsidRDefault="004755F5" w:rsidP="00AB3BF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Estudiante</w:t>
            </w:r>
          </w:p>
        </w:tc>
      </w:tr>
      <w:tr w:rsidR="00103E9D" w14:paraId="2DD276B7"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B411FED" w14:textId="77777777" w:rsidR="00103E9D" w:rsidRPr="00B8745C" w:rsidRDefault="00103E9D" w:rsidP="00AB3BFE">
            <w:pPr>
              <w:rPr>
                <w:rFonts w:ascii="Arial" w:hAnsi="Arial" w:cs="Arial"/>
                <w:sz w:val="24"/>
                <w:szCs w:val="24"/>
              </w:rPr>
            </w:pPr>
            <w:r w:rsidRPr="00B8745C">
              <w:rPr>
                <w:rFonts w:ascii="Arial" w:hAnsi="Arial" w:cs="Arial"/>
                <w:sz w:val="24"/>
                <w:szCs w:val="24"/>
              </w:rPr>
              <w:t>Eventos que lo inician (en caso de existir):</w:t>
            </w:r>
          </w:p>
        </w:tc>
        <w:tc>
          <w:tcPr>
            <w:tcW w:w="4414" w:type="dxa"/>
          </w:tcPr>
          <w:p w14:paraId="5C7273D4" w14:textId="77777777" w:rsidR="00103E9D" w:rsidRPr="00B8745C" w:rsidRDefault="00103E9D" w:rsidP="00AB3BF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103E9D" w14:paraId="386FCEA7" w14:textId="77777777" w:rsidTr="65883824">
        <w:tc>
          <w:tcPr>
            <w:cnfStyle w:val="001000000000" w:firstRow="0" w:lastRow="0" w:firstColumn="1" w:lastColumn="0" w:oddVBand="0" w:evenVBand="0" w:oddHBand="0" w:evenHBand="0" w:firstRowFirstColumn="0" w:firstRowLastColumn="0" w:lastRowFirstColumn="0" w:lastRowLastColumn="0"/>
            <w:tcW w:w="4414" w:type="dxa"/>
          </w:tcPr>
          <w:p w14:paraId="7E211721" w14:textId="77777777" w:rsidR="00103E9D" w:rsidRPr="00B8745C" w:rsidRDefault="00103E9D" w:rsidP="00AB3BFE">
            <w:pPr>
              <w:rPr>
                <w:rFonts w:ascii="Arial" w:hAnsi="Arial" w:cs="Arial"/>
                <w:sz w:val="24"/>
                <w:szCs w:val="24"/>
              </w:rPr>
            </w:pPr>
            <w:proofErr w:type="spellStart"/>
            <w:proofErr w:type="gramStart"/>
            <w:r w:rsidRPr="00B8745C">
              <w:rPr>
                <w:rFonts w:ascii="Arial" w:hAnsi="Arial" w:cs="Arial"/>
                <w:sz w:val="24"/>
                <w:szCs w:val="24"/>
              </w:rPr>
              <w:t>Pre-condición</w:t>
            </w:r>
            <w:proofErr w:type="spellEnd"/>
            <w:proofErr w:type="gramEnd"/>
            <w:r w:rsidRPr="00B8745C">
              <w:rPr>
                <w:rFonts w:ascii="Arial" w:hAnsi="Arial" w:cs="Arial"/>
                <w:sz w:val="24"/>
                <w:szCs w:val="24"/>
              </w:rPr>
              <w:t>:</w:t>
            </w:r>
          </w:p>
        </w:tc>
        <w:tc>
          <w:tcPr>
            <w:tcW w:w="4414" w:type="dxa"/>
          </w:tcPr>
          <w:p w14:paraId="56814639" w14:textId="3EA41526" w:rsidR="00103E9D" w:rsidRPr="00B8745C" w:rsidRDefault="003E3D7B" w:rsidP="00AB3BF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estudiante debe tener iniciada la sesión</w:t>
            </w:r>
          </w:p>
        </w:tc>
      </w:tr>
      <w:tr w:rsidR="00103E9D" w14:paraId="3ABD6DCB"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4579D42" w14:textId="77777777" w:rsidR="00103E9D" w:rsidRPr="00B8745C" w:rsidRDefault="00103E9D" w:rsidP="00AB3BFE">
            <w:pPr>
              <w:rPr>
                <w:rFonts w:ascii="Arial" w:hAnsi="Arial" w:cs="Arial"/>
                <w:sz w:val="24"/>
                <w:szCs w:val="24"/>
              </w:rPr>
            </w:pPr>
            <w:proofErr w:type="spellStart"/>
            <w:proofErr w:type="gramStart"/>
            <w:r w:rsidRPr="00B8745C">
              <w:rPr>
                <w:rFonts w:ascii="Arial" w:hAnsi="Arial" w:cs="Arial"/>
                <w:sz w:val="24"/>
                <w:szCs w:val="24"/>
              </w:rPr>
              <w:t>Post-condición</w:t>
            </w:r>
            <w:proofErr w:type="spellEnd"/>
            <w:proofErr w:type="gramEnd"/>
            <w:r w:rsidRPr="00B8745C">
              <w:rPr>
                <w:rFonts w:ascii="Arial" w:hAnsi="Arial" w:cs="Arial"/>
                <w:sz w:val="24"/>
                <w:szCs w:val="24"/>
              </w:rPr>
              <w:t>:</w:t>
            </w:r>
          </w:p>
        </w:tc>
        <w:tc>
          <w:tcPr>
            <w:tcW w:w="4414" w:type="dxa"/>
          </w:tcPr>
          <w:p w14:paraId="2038B67C" w14:textId="777324A3" w:rsidR="00103E9D" w:rsidRPr="00B8745C" w:rsidRDefault="3F0DBE48" w:rsidP="3F0DBE4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3F0DBE48">
              <w:rPr>
                <w:rFonts w:ascii="Arial" w:hAnsi="Arial" w:cs="Arial"/>
                <w:sz w:val="24"/>
                <w:szCs w:val="24"/>
              </w:rPr>
              <w:t>El estudiante tendrá conocimiento de cuáles son los establecimientos cercanos a su ubicación</w:t>
            </w:r>
          </w:p>
        </w:tc>
      </w:tr>
      <w:tr w:rsidR="00103E9D" w14:paraId="7C554FE2" w14:textId="77777777" w:rsidTr="65883824">
        <w:tc>
          <w:tcPr>
            <w:cnfStyle w:val="001000000000" w:firstRow="0" w:lastRow="0" w:firstColumn="1" w:lastColumn="0" w:oddVBand="0" w:evenVBand="0" w:oddHBand="0" w:evenHBand="0" w:firstRowFirstColumn="0" w:firstRowLastColumn="0" w:lastRowFirstColumn="0" w:lastRowLastColumn="0"/>
            <w:tcW w:w="4414" w:type="dxa"/>
          </w:tcPr>
          <w:p w14:paraId="1029C7CF" w14:textId="77777777" w:rsidR="00103E9D" w:rsidRPr="00B8745C" w:rsidRDefault="00103E9D" w:rsidP="00AB3BFE">
            <w:pPr>
              <w:rPr>
                <w:rFonts w:ascii="Arial" w:hAnsi="Arial" w:cs="Arial"/>
                <w:sz w:val="24"/>
                <w:szCs w:val="24"/>
              </w:rPr>
            </w:pPr>
            <w:r w:rsidRPr="00B8745C">
              <w:rPr>
                <w:rFonts w:ascii="Arial" w:hAnsi="Arial" w:cs="Arial"/>
                <w:sz w:val="24"/>
                <w:szCs w:val="24"/>
              </w:rPr>
              <w:t>Escenario básico exitoso:</w:t>
            </w:r>
          </w:p>
        </w:tc>
        <w:tc>
          <w:tcPr>
            <w:tcW w:w="4414" w:type="dxa"/>
          </w:tcPr>
          <w:p w14:paraId="2A2718B8" w14:textId="3AF73BB8" w:rsidR="0018702A" w:rsidRPr="00B8745C" w:rsidRDefault="33B8A63A" w:rsidP="33B8A63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33B8A63A">
              <w:rPr>
                <w:rFonts w:ascii="Arial" w:hAnsi="Arial" w:cs="Arial"/>
                <w:sz w:val="24"/>
                <w:szCs w:val="24"/>
              </w:rPr>
              <w:t>El sistema brindará una vista al estudiante de todos los establecimientos de comida cercanos a su ubicación geográfica.</w:t>
            </w:r>
          </w:p>
          <w:p w14:paraId="4567E895" w14:textId="0D555783" w:rsidR="0018702A" w:rsidRPr="00B8745C" w:rsidRDefault="737DBEE5" w:rsidP="33B8A63A">
            <w:pPr>
              <w:cnfStyle w:val="000000000000" w:firstRow="0" w:lastRow="0" w:firstColumn="0" w:lastColumn="0" w:oddVBand="0" w:evenVBand="0" w:oddHBand="0" w:evenHBand="0" w:firstRowFirstColumn="0" w:firstRowLastColumn="0" w:lastRowFirstColumn="0" w:lastRowLastColumn="0"/>
            </w:pPr>
            <w:r w:rsidRPr="737DBEE5">
              <w:rPr>
                <w:rFonts w:ascii="Arial" w:eastAsia="Arial" w:hAnsi="Arial" w:cs="Arial"/>
                <w:sz w:val="24"/>
                <w:szCs w:val="24"/>
              </w:rPr>
              <w:t xml:space="preserve">El usuario podrá dar </w:t>
            </w:r>
            <w:proofErr w:type="spellStart"/>
            <w:proofErr w:type="gramStart"/>
            <w:r w:rsidRPr="737DBEE5">
              <w:rPr>
                <w:rFonts w:ascii="Arial" w:eastAsia="Arial" w:hAnsi="Arial" w:cs="Arial"/>
                <w:sz w:val="24"/>
                <w:szCs w:val="24"/>
              </w:rPr>
              <w:t>click</w:t>
            </w:r>
            <w:proofErr w:type="spellEnd"/>
            <w:proofErr w:type="gramEnd"/>
            <w:r w:rsidRPr="737DBEE5">
              <w:rPr>
                <w:rFonts w:ascii="Arial" w:eastAsia="Arial" w:hAnsi="Arial" w:cs="Arial"/>
                <w:sz w:val="24"/>
                <w:szCs w:val="24"/>
              </w:rPr>
              <w:t xml:space="preserve"> sobre cada establecimiento para poder visualizar una foto del lugar, su dirección, los horarios de atención y el menú con el que cuenta y si tiene algún menú día que ofrecer.</w:t>
            </w:r>
          </w:p>
          <w:p w14:paraId="2DE3197B" w14:textId="74446589" w:rsidR="0018702A" w:rsidRPr="00B8745C" w:rsidRDefault="737DBEE5" w:rsidP="33B8A63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737DBEE5">
              <w:rPr>
                <w:rFonts w:ascii="Arial" w:eastAsia="Arial" w:hAnsi="Arial" w:cs="Arial"/>
                <w:sz w:val="24"/>
                <w:szCs w:val="24"/>
              </w:rPr>
              <w:t>El sistema muestra toda la información con la que cuenta el establecimiento de comida</w:t>
            </w:r>
          </w:p>
        </w:tc>
      </w:tr>
      <w:tr w:rsidR="00103E9D" w14:paraId="7A19BA63"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FE686E3" w14:textId="77777777" w:rsidR="00103E9D" w:rsidRPr="00B8745C" w:rsidRDefault="00103E9D" w:rsidP="00AB3BFE">
            <w:pPr>
              <w:rPr>
                <w:rFonts w:ascii="Arial" w:hAnsi="Arial" w:cs="Arial"/>
                <w:sz w:val="24"/>
                <w:szCs w:val="24"/>
              </w:rPr>
            </w:pPr>
            <w:r w:rsidRPr="00B8745C">
              <w:rPr>
                <w:rFonts w:ascii="Arial" w:hAnsi="Arial" w:cs="Arial"/>
                <w:sz w:val="24"/>
                <w:szCs w:val="24"/>
              </w:rPr>
              <w:t>Escenario alternativo:</w:t>
            </w:r>
          </w:p>
        </w:tc>
        <w:tc>
          <w:tcPr>
            <w:tcW w:w="4414" w:type="dxa"/>
          </w:tcPr>
          <w:p w14:paraId="50C433D3" w14:textId="08EE6078" w:rsidR="00103E9D" w:rsidRPr="00B8745C" w:rsidRDefault="737DBEE5" w:rsidP="33B8A63A">
            <w:pPr>
              <w:cnfStyle w:val="000000100000" w:firstRow="0" w:lastRow="0" w:firstColumn="0" w:lastColumn="0" w:oddVBand="0" w:evenVBand="0" w:oddHBand="1" w:evenHBand="0" w:firstRowFirstColumn="0" w:firstRowLastColumn="0" w:lastRowFirstColumn="0" w:lastRowLastColumn="0"/>
            </w:pPr>
            <w:r w:rsidRPr="737DBEE5">
              <w:rPr>
                <w:rFonts w:ascii="Arial" w:eastAsia="Arial" w:hAnsi="Arial" w:cs="Arial"/>
                <w:sz w:val="24"/>
                <w:szCs w:val="24"/>
              </w:rPr>
              <w:t xml:space="preserve">El usuario da </w:t>
            </w:r>
            <w:proofErr w:type="spellStart"/>
            <w:proofErr w:type="gramStart"/>
            <w:r w:rsidRPr="737DBEE5">
              <w:rPr>
                <w:rFonts w:ascii="Arial" w:eastAsia="Arial" w:hAnsi="Arial" w:cs="Arial"/>
                <w:sz w:val="24"/>
                <w:szCs w:val="24"/>
              </w:rPr>
              <w:t>click</w:t>
            </w:r>
            <w:proofErr w:type="spellEnd"/>
            <w:proofErr w:type="gramEnd"/>
            <w:r w:rsidRPr="737DBEE5">
              <w:rPr>
                <w:rFonts w:ascii="Arial" w:eastAsia="Arial" w:hAnsi="Arial" w:cs="Arial"/>
                <w:sz w:val="24"/>
                <w:szCs w:val="24"/>
              </w:rPr>
              <w:t xml:space="preserve"> el hacer búsqueda por filtro para hacer una búsqueda personalizada.</w:t>
            </w:r>
          </w:p>
          <w:p w14:paraId="79D1A0FB" w14:textId="2EE6232F" w:rsidR="00103E9D" w:rsidRPr="00B8745C" w:rsidRDefault="65883824" w:rsidP="658838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65883824">
              <w:rPr>
                <w:rFonts w:ascii="Arial" w:eastAsia="Arial" w:hAnsi="Arial" w:cs="Arial"/>
                <w:sz w:val="24"/>
                <w:szCs w:val="24"/>
              </w:rPr>
              <w:t>El sistema muestra una lista de los establecimientos dependiendo de la búsqueda que el usuario haya ingresado</w:t>
            </w:r>
          </w:p>
        </w:tc>
      </w:tr>
    </w:tbl>
    <w:p w14:paraId="7D801B28" w14:textId="4CCD0591" w:rsidR="007D0A6B" w:rsidRPr="007D0A6B" w:rsidRDefault="007D0A6B" w:rsidP="007D0A6B"/>
    <w:p w14:paraId="63C16D3F" w14:textId="77777777" w:rsidR="0001148D" w:rsidRDefault="0001148D" w:rsidP="64A688DF"/>
    <w:p w14:paraId="371BEB25" w14:textId="77777777" w:rsidR="0001148D" w:rsidRDefault="0001148D" w:rsidP="64A688DF"/>
    <w:p w14:paraId="61237BDB" w14:textId="77777777" w:rsidR="0001148D" w:rsidRDefault="0001148D" w:rsidP="64A688DF"/>
    <w:p w14:paraId="7DA02E25" w14:textId="77777777" w:rsidR="0001148D" w:rsidRDefault="0001148D" w:rsidP="64A688DF"/>
    <w:p w14:paraId="69383D82" w14:textId="77777777" w:rsidR="0001148D" w:rsidRDefault="0001148D" w:rsidP="64A688DF"/>
    <w:p w14:paraId="6D65813E" w14:textId="77777777" w:rsidR="0001148D" w:rsidRDefault="0001148D" w:rsidP="64A688DF"/>
    <w:p w14:paraId="5341525B" w14:textId="77777777" w:rsidR="0001148D" w:rsidRDefault="0001148D" w:rsidP="64A688DF"/>
    <w:p w14:paraId="2A17BF90" w14:textId="77777777" w:rsidR="0001148D" w:rsidRDefault="0001148D" w:rsidP="64A688DF"/>
    <w:p w14:paraId="24B6A333" w14:textId="77777777" w:rsidR="0001148D" w:rsidRDefault="0001148D" w:rsidP="64A688DF"/>
    <w:tbl>
      <w:tblPr>
        <w:tblStyle w:val="Tablaconcuadrcula4-nfasis4"/>
        <w:tblW w:w="0" w:type="auto"/>
        <w:tblLook w:val="04A0" w:firstRow="1" w:lastRow="0" w:firstColumn="1" w:lastColumn="0" w:noHBand="0" w:noVBand="1"/>
      </w:tblPr>
      <w:tblGrid>
        <w:gridCol w:w="4414"/>
        <w:gridCol w:w="4414"/>
      </w:tblGrid>
      <w:tr w:rsidR="65883824" w14:paraId="13612886" w14:textId="77777777" w:rsidTr="65883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76A282A" w14:textId="77777777" w:rsidR="65883824" w:rsidRDefault="65883824" w:rsidP="65883824">
            <w:pPr>
              <w:rPr>
                <w:rFonts w:ascii="Arial" w:hAnsi="Arial" w:cs="Arial"/>
                <w:sz w:val="24"/>
                <w:szCs w:val="24"/>
              </w:rPr>
            </w:pPr>
            <w:r w:rsidRPr="65883824">
              <w:rPr>
                <w:rFonts w:ascii="Arial" w:hAnsi="Arial" w:cs="Arial"/>
                <w:sz w:val="24"/>
                <w:szCs w:val="24"/>
              </w:rPr>
              <w:lastRenderedPageBreak/>
              <w:t xml:space="preserve">Nombre de caso de uso: </w:t>
            </w:r>
          </w:p>
        </w:tc>
        <w:tc>
          <w:tcPr>
            <w:tcW w:w="4414" w:type="dxa"/>
          </w:tcPr>
          <w:p w14:paraId="4887CEF8" w14:textId="18AA9D79" w:rsidR="65883824" w:rsidRDefault="65883824" w:rsidP="65883824">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65883824">
              <w:rPr>
                <w:rFonts w:ascii="Arial" w:hAnsi="Arial" w:cs="Arial"/>
                <w:sz w:val="24"/>
                <w:szCs w:val="24"/>
              </w:rPr>
              <w:t>CU3 – Revisar los menús y precios</w:t>
            </w:r>
          </w:p>
        </w:tc>
      </w:tr>
      <w:tr w:rsidR="65883824" w14:paraId="4CBCC8EE"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091BAA4" w14:textId="77777777" w:rsidR="65883824" w:rsidRDefault="65883824" w:rsidP="65883824">
            <w:pPr>
              <w:rPr>
                <w:rFonts w:ascii="Arial" w:hAnsi="Arial" w:cs="Arial"/>
                <w:sz w:val="24"/>
                <w:szCs w:val="24"/>
              </w:rPr>
            </w:pPr>
            <w:r w:rsidRPr="65883824">
              <w:rPr>
                <w:rFonts w:ascii="Arial" w:hAnsi="Arial" w:cs="Arial"/>
                <w:sz w:val="24"/>
                <w:szCs w:val="24"/>
              </w:rPr>
              <w:t>Prioridad:</w:t>
            </w:r>
          </w:p>
        </w:tc>
        <w:tc>
          <w:tcPr>
            <w:tcW w:w="4414" w:type="dxa"/>
          </w:tcPr>
          <w:p w14:paraId="3680F8CC" w14:textId="53AF5FBF" w:rsidR="65883824" w:rsidRDefault="65883824" w:rsidP="658838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65883824">
              <w:rPr>
                <w:rFonts w:ascii="Arial" w:hAnsi="Arial" w:cs="Arial"/>
                <w:sz w:val="24"/>
                <w:szCs w:val="24"/>
              </w:rPr>
              <w:t>media</w:t>
            </w:r>
          </w:p>
        </w:tc>
      </w:tr>
      <w:tr w:rsidR="65883824" w14:paraId="4D289523" w14:textId="77777777" w:rsidTr="65883824">
        <w:tc>
          <w:tcPr>
            <w:cnfStyle w:val="001000000000" w:firstRow="0" w:lastRow="0" w:firstColumn="1" w:lastColumn="0" w:oddVBand="0" w:evenVBand="0" w:oddHBand="0" w:evenHBand="0" w:firstRowFirstColumn="0" w:firstRowLastColumn="0" w:lastRowFirstColumn="0" w:lastRowLastColumn="0"/>
            <w:tcW w:w="4414" w:type="dxa"/>
          </w:tcPr>
          <w:p w14:paraId="1F1808FE" w14:textId="77777777" w:rsidR="65883824" w:rsidRDefault="65883824" w:rsidP="65883824">
            <w:pPr>
              <w:rPr>
                <w:rFonts w:ascii="Arial" w:hAnsi="Arial" w:cs="Arial"/>
                <w:sz w:val="24"/>
                <w:szCs w:val="24"/>
              </w:rPr>
            </w:pPr>
            <w:r w:rsidRPr="65883824">
              <w:rPr>
                <w:rFonts w:ascii="Arial" w:hAnsi="Arial" w:cs="Arial"/>
                <w:sz w:val="24"/>
                <w:szCs w:val="24"/>
              </w:rPr>
              <w:t>Actores que intervienen:</w:t>
            </w:r>
          </w:p>
        </w:tc>
        <w:tc>
          <w:tcPr>
            <w:tcW w:w="4414" w:type="dxa"/>
          </w:tcPr>
          <w:p w14:paraId="40859AD7" w14:textId="2D3DD2CB" w:rsidR="65883824" w:rsidRDefault="65883824" w:rsidP="658838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65883824">
              <w:rPr>
                <w:rFonts w:ascii="Arial" w:hAnsi="Arial" w:cs="Arial"/>
                <w:sz w:val="24"/>
                <w:szCs w:val="24"/>
              </w:rPr>
              <w:t>Estudiante</w:t>
            </w:r>
          </w:p>
        </w:tc>
      </w:tr>
      <w:tr w:rsidR="65883824" w14:paraId="0825437A"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20E3A04" w14:textId="77777777" w:rsidR="65883824" w:rsidRDefault="65883824" w:rsidP="65883824">
            <w:pPr>
              <w:rPr>
                <w:rFonts w:ascii="Arial" w:hAnsi="Arial" w:cs="Arial"/>
                <w:sz w:val="24"/>
                <w:szCs w:val="24"/>
              </w:rPr>
            </w:pPr>
            <w:r w:rsidRPr="65883824">
              <w:rPr>
                <w:rFonts w:ascii="Arial" w:hAnsi="Arial" w:cs="Arial"/>
                <w:sz w:val="24"/>
                <w:szCs w:val="24"/>
              </w:rPr>
              <w:t>Eventos que lo inician (en caso de existir):</w:t>
            </w:r>
          </w:p>
        </w:tc>
        <w:tc>
          <w:tcPr>
            <w:tcW w:w="4414" w:type="dxa"/>
          </w:tcPr>
          <w:p w14:paraId="1F79B417" w14:textId="77777777" w:rsidR="65883824" w:rsidRDefault="65883824" w:rsidP="658838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65883824" w14:paraId="30147BE1" w14:textId="77777777" w:rsidTr="65883824">
        <w:tc>
          <w:tcPr>
            <w:cnfStyle w:val="001000000000" w:firstRow="0" w:lastRow="0" w:firstColumn="1" w:lastColumn="0" w:oddVBand="0" w:evenVBand="0" w:oddHBand="0" w:evenHBand="0" w:firstRowFirstColumn="0" w:firstRowLastColumn="0" w:lastRowFirstColumn="0" w:lastRowLastColumn="0"/>
            <w:tcW w:w="4414" w:type="dxa"/>
          </w:tcPr>
          <w:p w14:paraId="48B65587" w14:textId="77777777" w:rsidR="65883824" w:rsidRDefault="65883824" w:rsidP="65883824">
            <w:pPr>
              <w:rPr>
                <w:rFonts w:ascii="Arial" w:hAnsi="Arial" w:cs="Arial"/>
                <w:sz w:val="24"/>
                <w:szCs w:val="24"/>
              </w:rPr>
            </w:pPr>
            <w:proofErr w:type="spellStart"/>
            <w:proofErr w:type="gramStart"/>
            <w:r w:rsidRPr="65883824">
              <w:rPr>
                <w:rFonts w:ascii="Arial" w:hAnsi="Arial" w:cs="Arial"/>
                <w:sz w:val="24"/>
                <w:szCs w:val="24"/>
              </w:rPr>
              <w:t>Pre-condición</w:t>
            </w:r>
            <w:proofErr w:type="spellEnd"/>
            <w:proofErr w:type="gramEnd"/>
            <w:r w:rsidRPr="65883824">
              <w:rPr>
                <w:rFonts w:ascii="Arial" w:hAnsi="Arial" w:cs="Arial"/>
                <w:sz w:val="24"/>
                <w:szCs w:val="24"/>
              </w:rPr>
              <w:t>:</w:t>
            </w:r>
          </w:p>
        </w:tc>
        <w:tc>
          <w:tcPr>
            <w:tcW w:w="4414" w:type="dxa"/>
          </w:tcPr>
          <w:p w14:paraId="014FD156" w14:textId="3DAEE3C5" w:rsidR="65883824" w:rsidRDefault="65883824" w:rsidP="658838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65883824">
              <w:rPr>
                <w:rFonts w:ascii="Arial" w:hAnsi="Arial" w:cs="Arial"/>
                <w:sz w:val="24"/>
                <w:szCs w:val="24"/>
              </w:rPr>
              <w:t>Elegir un establecimiento de comida</w:t>
            </w:r>
          </w:p>
        </w:tc>
      </w:tr>
      <w:tr w:rsidR="65883824" w14:paraId="4EE252FE"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4F3389C" w14:textId="77777777" w:rsidR="65883824" w:rsidRDefault="65883824" w:rsidP="65883824">
            <w:pPr>
              <w:rPr>
                <w:rFonts w:ascii="Arial" w:hAnsi="Arial" w:cs="Arial"/>
                <w:sz w:val="24"/>
                <w:szCs w:val="24"/>
              </w:rPr>
            </w:pPr>
            <w:proofErr w:type="spellStart"/>
            <w:proofErr w:type="gramStart"/>
            <w:r w:rsidRPr="65883824">
              <w:rPr>
                <w:rFonts w:ascii="Arial" w:hAnsi="Arial" w:cs="Arial"/>
                <w:sz w:val="24"/>
                <w:szCs w:val="24"/>
              </w:rPr>
              <w:t>Post-condición</w:t>
            </w:r>
            <w:proofErr w:type="spellEnd"/>
            <w:proofErr w:type="gramEnd"/>
            <w:r w:rsidRPr="65883824">
              <w:rPr>
                <w:rFonts w:ascii="Arial" w:hAnsi="Arial" w:cs="Arial"/>
                <w:sz w:val="24"/>
                <w:szCs w:val="24"/>
              </w:rPr>
              <w:t>:</w:t>
            </w:r>
          </w:p>
        </w:tc>
        <w:tc>
          <w:tcPr>
            <w:tcW w:w="4414" w:type="dxa"/>
          </w:tcPr>
          <w:p w14:paraId="2FB726C6" w14:textId="1CEF659B" w:rsidR="65883824" w:rsidRDefault="65883824" w:rsidP="658838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65883824">
              <w:rPr>
                <w:rFonts w:ascii="Arial" w:hAnsi="Arial" w:cs="Arial"/>
                <w:sz w:val="24"/>
                <w:szCs w:val="24"/>
              </w:rPr>
              <w:t>Vista del menú del establecimiento de comida</w:t>
            </w:r>
          </w:p>
        </w:tc>
      </w:tr>
      <w:tr w:rsidR="65883824" w14:paraId="5BD0EC8F" w14:textId="77777777" w:rsidTr="65883824">
        <w:tc>
          <w:tcPr>
            <w:cnfStyle w:val="001000000000" w:firstRow="0" w:lastRow="0" w:firstColumn="1" w:lastColumn="0" w:oddVBand="0" w:evenVBand="0" w:oddHBand="0" w:evenHBand="0" w:firstRowFirstColumn="0" w:firstRowLastColumn="0" w:lastRowFirstColumn="0" w:lastRowLastColumn="0"/>
            <w:tcW w:w="4414" w:type="dxa"/>
          </w:tcPr>
          <w:p w14:paraId="4ADC2A43" w14:textId="77777777" w:rsidR="65883824" w:rsidRDefault="65883824" w:rsidP="65883824">
            <w:pPr>
              <w:rPr>
                <w:rFonts w:ascii="Arial" w:hAnsi="Arial" w:cs="Arial"/>
                <w:sz w:val="24"/>
                <w:szCs w:val="24"/>
              </w:rPr>
            </w:pPr>
            <w:r w:rsidRPr="65883824">
              <w:rPr>
                <w:rFonts w:ascii="Arial" w:hAnsi="Arial" w:cs="Arial"/>
                <w:sz w:val="24"/>
                <w:szCs w:val="24"/>
              </w:rPr>
              <w:t>Escenario básico exitoso:</w:t>
            </w:r>
          </w:p>
        </w:tc>
        <w:tc>
          <w:tcPr>
            <w:tcW w:w="4414" w:type="dxa"/>
          </w:tcPr>
          <w:p w14:paraId="3CE2133F" w14:textId="5C8DC8A9" w:rsidR="65883824" w:rsidRDefault="65883824" w:rsidP="65883824">
            <w:pPr>
              <w:cnfStyle w:val="000000000000" w:firstRow="0" w:lastRow="0" w:firstColumn="0" w:lastColumn="0" w:oddVBand="0" w:evenVBand="0" w:oddHBand="0" w:evenHBand="0" w:firstRowFirstColumn="0" w:firstRowLastColumn="0" w:lastRowFirstColumn="0" w:lastRowLastColumn="0"/>
            </w:pPr>
            <w:r w:rsidRPr="65883824">
              <w:rPr>
                <w:rFonts w:ascii="Arial" w:eastAsia="Arial" w:hAnsi="Arial" w:cs="Arial"/>
                <w:sz w:val="24"/>
                <w:szCs w:val="24"/>
              </w:rPr>
              <w:t xml:space="preserve">El usuario da </w:t>
            </w:r>
            <w:proofErr w:type="spellStart"/>
            <w:proofErr w:type="gramStart"/>
            <w:r w:rsidRPr="65883824">
              <w:rPr>
                <w:rFonts w:ascii="Arial" w:eastAsia="Arial" w:hAnsi="Arial" w:cs="Arial"/>
                <w:sz w:val="24"/>
                <w:szCs w:val="24"/>
              </w:rPr>
              <w:t>click</w:t>
            </w:r>
            <w:proofErr w:type="spellEnd"/>
            <w:proofErr w:type="gramEnd"/>
            <w:r w:rsidRPr="65883824">
              <w:rPr>
                <w:rFonts w:ascii="Arial" w:eastAsia="Arial" w:hAnsi="Arial" w:cs="Arial"/>
                <w:sz w:val="24"/>
                <w:szCs w:val="24"/>
              </w:rPr>
              <w:t xml:space="preserve"> sobre el establecimiento que guste consultar su menú</w:t>
            </w:r>
          </w:p>
          <w:p w14:paraId="7505F9EC" w14:textId="7C05A299" w:rsidR="65883824" w:rsidRDefault="65883824" w:rsidP="658838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65883824">
              <w:rPr>
                <w:rFonts w:ascii="Arial" w:eastAsia="Arial" w:hAnsi="Arial" w:cs="Arial"/>
                <w:sz w:val="24"/>
                <w:szCs w:val="24"/>
              </w:rPr>
              <w:t>La aplicación muestra un apartado con el menú con el que cuenta el establecimiento</w:t>
            </w:r>
          </w:p>
        </w:tc>
      </w:tr>
      <w:tr w:rsidR="65883824" w14:paraId="66A8F130"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76B7052" w14:textId="77777777" w:rsidR="65883824" w:rsidRDefault="65883824" w:rsidP="65883824">
            <w:pPr>
              <w:rPr>
                <w:rFonts w:ascii="Arial" w:hAnsi="Arial" w:cs="Arial"/>
                <w:sz w:val="24"/>
                <w:szCs w:val="24"/>
              </w:rPr>
            </w:pPr>
            <w:r w:rsidRPr="65883824">
              <w:rPr>
                <w:rFonts w:ascii="Arial" w:hAnsi="Arial" w:cs="Arial"/>
                <w:sz w:val="24"/>
                <w:szCs w:val="24"/>
              </w:rPr>
              <w:t>Escenario alternativo:</w:t>
            </w:r>
          </w:p>
        </w:tc>
        <w:tc>
          <w:tcPr>
            <w:tcW w:w="4414" w:type="dxa"/>
          </w:tcPr>
          <w:p w14:paraId="2E55A6AC" w14:textId="77777777" w:rsidR="65883824" w:rsidRDefault="65883824" w:rsidP="658838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4D6D384D" w14:textId="2F8E3BAA" w:rsidR="65883824" w:rsidRDefault="65883824" w:rsidP="65883824"/>
    <w:tbl>
      <w:tblPr>
        <w:tblStyle w:val="Tablaconcuadrcula4-nfasis4"/>
        <w:tblW w:w="0" w:type="auto"/>
        <w:tblLook w:val="04A0" w:firstRow="1" w:lastRow="0" w:firstColumn="1" w:lastColumn="0" w:noHBand="0" w:noVBand="1"/>
      </w:tblPr>
      <w:tblGrid>
        <w:gridCol w:w="4414"/>
        <w:gridCol w:w="4414"/>
      </w:tblGrid>
      <w:tr w:rsidR="65883824" w14:paraId="06E81B70" w14:textId="77777777" w:rsidTr="65883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B1450FC" w14:textId="77777777" w:rsidR="65883824" w:rsidRDefault="65883824" w:rsidP="65883824">
            <w:pPr>
              <w:rPr>
                <w:rFonts w:ascii="Arial" w:hAnsi="Arial" w:cs="Arial"/>
                <w:sz w:val="24"/>
                <w:szCs w:val="24"/>
              </w:rPr>
            </w:pPr>
            <w:r w:rsidRPr="65883824">
              <w:rPr>
                <w:rFonts w:ascii="Arial" w:hAnsi="Arial" w:cs="Arial"/>
                <w:sz w:val="24"/>
                <w:szCs w:val="24"/>
              </w:rPr>
              <w:t xml:space="preserve">Nombre de caso de uso: </w:t>
            </w:r>
          </w:p>
        </w:tc>
        <w:tc>
          <w:tcPr>
            <w:tcW w:w="4414" w:type="dxa"/>
          </w:tcPr>
          <w:p w14:paraId="368486D1" w14:textId="3BC2CA2D" w:rsidR="65883824" w:rsidRDefault="65883824" w:rsidP="65883824">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65883824">
              <w:rPr>
                <w:rFonts w:ascii="Arial" w:hAnsi="Arial" w:cs="Arial"/>
                <w:sz w:val="24"/>
                <w:szCs w:val="24"/>
              </w:rPr>
              <w:t>CU4 – Calificar establecimiento</w:t>
            </w:r>
          </w:p>
        </w:tc>
      </w:tr>
      <w:tr w:rsidR="65883824" w14:paraId="37BE9CC9"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58F79AE" w14:textId="77777777" w:rsidR="65883824" w:rsidRDefault="65883824" w:rsidP="65883824">
            <w:pPr>
              <w:rPr>
                <w:rFonts w:ascii="Arial" w:hAnsi="Arial" w:cs="Arial"/>
                <w:sz w:val="24"/>
                <w:szCs w:val="24"/>
              </w:rPr>
            </w:pPr>
            <w:r w:rsidRPr="65883824">
              <w:rPr>
                <w:rFonts w:ascii="Arial" w:hAnsi="Arial" w:cs="Arial"/>
                <w:sz w:val="24"/>
                <w:szCs w:val="24"/>
              </w:rPr>
              <w:t>Prioridad:</w:t>
            </w:r>
          </w:p>
        </w:tc>
        <w:tc>
          <w:tcPr>
            <w:tcW w:w="4414" w:type="dxa"/>
          </w:tcPr>
          <w:p w14:paraId="0409F398" w14:textId="1AC09C8F" w:rsidR="65883824" w:rsidRDefault="65883824" w:rsidP="658838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65883824">
              <w:rPr>
                <w:rFonts w:ascii="Arial" w:hAnsi="Arial" w:cs="Arial"/>
                <w:sz w:val="24"/>
                <w:szCs w:val="24"/>
              </w:rPr>
              <w:t>media</w:t>
            </w:r>
          </w:p>
        </w:tc>
      </w:tr>
      <w:tr w:rsidR="65883824" w14:paraId="484B7EB9" w14:textId="77777777" w:rsidTr="65883824">
        <w:tc>
          <w:tcPr>
            <w:cnfStyle w:val="001000000000" w:firstRow="0" w:lastRow="0" w:firstColumn="1" w:lastColumn="0" w:oddVBand="0" w:evenVBand="0" w:oddHBand="0" w:evenHBand="0" w:firstRowFirstColumn="0" w:firstRowLastColumn="0" w:lastRowFirstColumn="0" w:lastRowLastColumn="0"/>
            <w:tcW w:w="4414" w:type="dxa"/>
          </w:tcPr>
          <w:p w14:paraId="453FEB82" w14:textId="77777777" w:rsidR="65883824" w:rsidRDefault="65883824" w:rsidP="65883824">
            <w:pPr>
              <w:rPr>
                <w:rFonts w:ascii="Arial" w:hAnsi="Arial" w:cs="Arial"/>
                <w:sz w:val="24"/>
                <w:szCs w:val="24"/>
              </w:rPr>
            </w:pPr>
            <w:r w:rsidRPr="65883824">
              <w:rPr>
                <w:rFonts w:ascii="Arial" w:hAnsi="Arial" w:cs="Arial"/>
                <w:sz w:val="24"/>
                <w:szCs w:val="24"/>
              </w:rPr>
              <w:t>Actores que intervienen:</w:t>
            </w:r>
          </w:p>
        </w:tc>
        <w:tc>
          <w:tcPr>
            <w:tcW w:w="4414" w:type="dxa"/>
          </w:tcPr>
          <w:p w14:paraId="0D72FA76" w14:textId="18EE8A1C" w:rsidR="65883824" w:rsidRDefault="65883824" w:rsidP="658838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65883824">
              <w:rPr>
                <w:rFonts w:ascii="Arial" w:hAnsi="Arial" w:cs="Arial"/>
                <w:sz w:val="24"/>
                <w:szCs w:val="24"/>
              </w:rPr>
              <w:t>Estudiante</w:t>
            </w:r>
          </w:p>
        </w:tc>
      </w:tr>
      <w:tr w:rsidR="65883824" w14:paraId="448E52BF"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D6BE9DB" w14:textId="77777777" w:rsidR="65883824" w:rsidRDefault="65883824" w:rsidP="65883824">
            <w:pPr>
              <w:rPr>
                <w:rFonts w:ascii="Arial" w:hAnsi="Arial" w:cs="Arial"/>
                <w:sz w:val="24"/>
                <w:szCs w:val="24"/>
              </w:rPr>
            </w:pPr>
            <w:r w:rsidRPr="65883824">
              <w:rPr>
                <w:rFonts w:ascii="Arial" w:hAnsi="Arial" w:cs="Arial"/>
                <w:sz w:val="24"/>
                <w:szCs w:val="24"/>
              </w:rPr>
              <w:t>Eventos que lo inician (en caso de existir):</w:t>
            </w:r>
          </w:p>
        </w:tc>
        <w:tc>
          <w:tcPr>
            <w:tcW w:w="4414" w:type="dxa"/>
          </w:tcPr>
          <w:p w14:paraId="62F36924" w14:textId="77777777" w:rsidR="65883824" w:rsidRDefault="65883824" w:rsidP="658838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65883824" w14:paraId="1073A628" w14:textId="77777777" w:rsidTr="65883824">
        <w:tc>
          <w:tcPr>
            <w:cnfStyle w:val="001000000000" w:firstRow="0" w:lastRow="0" w:firstColumn="1" w:lastColumn="0" w:oddVBand="0" w:evenVBand="0" w:oddHBand="0" w:evenHBand="0" w:firstRowFirstColumn="0" w:firstRowLastColumn="0" w:lastRowFirstColumn="0" w:lastRowLastColumn="0"/>
            <w:tcW w:w="4414" w:type="dxa"/>
          </w:tcPr>
          <w:p w14:paraId="315C14C3" w14:textId="77777777" w:rsidR="65883824" w:rsidRDefault="65883824" w:rsidP="65883824">
            <w:pPr>
              <w:rPr>
                <w:rFonts w:ascii="Arial" w:hAnsi="Arial" w:cs="Arial"/>
                <w:sz w:val="24"/>
                <w:szCs w:val="24"/>
              </w:rPr>
            </w:pPr>
            <w:proofErr w:type="spellStart"/>
            <w:proofErr w:type="gramStart"/>
            <w:r w:rsidRPr="65883824">
              <w:rPr>
                <w:rFonts w:ascii="Arial" w:hAnsi="Arial" w:cs="Arial"/>
                <w:sz w:val="24"/>
                <w:szCs w:val="24"/>
              </w:rPr>
              <w:t>Pre-condición</w:t>
            </w:r>
            <w:proofErr w:type="spellEnd"/>
            <w:proofErr w:type="gramEnd"/>
            <w:r w:rsidRPr="65883824">
              <w:rPr>
                <w:rFonts w:ascii="Arial" w:hAnsi="Arial" w:cs="Arial"/>
                <w:sz w:val="24"/>
                <w:szCs w:val="24"/>
              </w:rPr>
              <w:t>:</w:t>
            </w:r>
          </w:p>
        </w:tc>
        <w:tc>
          <w:tcPr>
            <w:tcW w:w="4414" w:type="dxa"/>
          </w:tcPr>
          <w:p w14:paraId="630D6629" w14:textId="1E8BE792" w:rsidR="65883824" w:rsidRDefault="65883824">
            <w:pPr>
              <w:cnfStyle w:val="000000000000" w:firstRow="0" w:lastRow="0" w:firstColumn="0" w:lastColumn="0" w:oddVBand="0" w:evenVBand="0" w:oddHBand="0" w:evenHBand="0" w:firstRowFirstColumn="0" w:firstRowLastColumn="0" w:lastRowFirstColumn="0" w:lastRowLastColumn="0"/>
            </w:pPr>
            <w:r w:rsidRPr="65883824">
              <w:rPr>
                <w:rFonts w:ascii="Arial" w:eastAsia="Arial" w:hAnsi="Arial" w:cs="Arial"/>
                <w:sz w:val="24"/>
                <w:szCs w:val="24"/>
              </w:rPr>
              <w:t>el usuario visualice un establecimiento</w:t>
            </w:r>
          </w:p>
          <w:p w14:paraId="316D6AE2" w14:textId="325835FC" w:rsidR="65883824" w:rsidRDefault="65883824" w:rsidP="658838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65883824" w14:paraId="449D99DC"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FE789CC" w14:textId="77777777" w:rsidR="65883824" w:rsidRDefault="65883824" w:rsidP="65883824">
            <w:pPr>
              <w:rPr>
                <w:rFonts w:ascii="Arial" w:hAnsi="Arial" w:cs="Arial"/>
                <w:sz w:val="24"/>
                <w:szCs w:val="24"/>
              </w:rPr>
            </w:pPr>
            <w:proofErr w:type="spellStart"/>
            <w:proofErr w:type="gramStart"/>
            <w:r w:rsidRPr="65883824">
              <w:rPr>
                <w:rFonts w:ascii="Arial" w:hAnsi="Arial" w:cs="Arial"/>
                <w:sz w:val="24"/>
                <w:szCs w:val="24"/>
              </w:rPr>
              <w:t>Post-condición</w:t>
            </w:r>
            <w:proofErr w:type="spellEnd"/>
            <w:proofErr w:type="gramEnd"/>
            <w:r w:rsidRPr="65883824">
              <w:rPr>
                <w:rFonts w:ascii="Arial" w:hAnsi="Arial" w:cs="Arial"/>
                <w:sz w:val="24"/>
                <w:szCs w:val="24"/>
              </w:rPr>
              <w:t>:</w:t>
            </w:r>
          </w:p>
        </w:tc>
        <w:tc>
          <w:tcPr>
            <w:tcW w:w="4414" w:type="dxa"/>
          </w:tcPr>
          <w:p w14:paraId="233A4AE9" w14:textId="62943340" w:rsidR="65883824" w:rsidRDefault="65883824" w:rsidP="658838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65883824">
              <w:rPr>
                <w:rFonts w:ascii="Arial" w:eastAsia="Arial" w:hAnsi="Arial" w:cs="Arial"/>
                <w:sz w:val="24"/>
                <w:szCs w:val="24"/>
              </w:rPr>
              <w:t>calificar establecimiento de una a cinco estrellas</w:t>
            </w:r>
          </w:p>
        </w:tc>
      </w:tr>
      <w:tr w:rsidR="65883824" w14:paraId="4C6854F0" w14:textId="77777777" w:rsidTr="65883824">
        <w:tc>
          <w:tcPr>
            <w:cnfStyle w:val="001000000000" w:firstRow="0" w:lastRow="0" w:firstColumn="1" w:lastColumn="0" w:oddVBand="0" w:evenVBand="0" w:oddHBand="0" w:evenHBand="0" w:firstRowFirstColumn="0" w:firstRowLastColumn="0" w:lastRowFirstColumn="0" w:lastRowLastColumn="0"/>
            <w:tcW w:w="4414" w:type="dxa"/>
          </w:tcPr>
          <w:p w14:paraId="501B89BF" w14:textId="77777777" w:rsidR="65883824" w:rsidRDefault="65883824" w:rsidP="65883824">
            <w:pPr>
              <w:rPr>
                <w:rFonts w:ascii="Arial" w:hAnsi="Arial" w:cs="Arial"/>
                <w:sz w:val="24"/>
                <w:szCs w:val="24"/>
              </w:rPr>
            </w:pPr>
            <w:r w:rsidRPr="65883824">
              <w:rPr>
                <w:rFonts w:ascii="Arial" w:hAnsi="Arial" w:cs="Arial"/>
                <w:sz w:val="24"/>
                <w:szCs w:val="24"/>
              </w:rPr>
              <w:t>Escenario básico exitoso:</w:t>
            </w:r>
          </w:p>
        </w:tc>
        <w:tc>
          <w:tcPr>
            <w:tcW w:w="4414" w:type="dxa"/>
          </w:tcPr>
          <w:p w14:paraId="17898E1E" w14:textId="029E4476" w:rsidR="65883824" w:rsidRDefault="65883824" w:rsidP="658838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65883824">
              <w:rPr>
                <w:rFonts w:ascii="Arial" w:eastAsia="Arial" w:hAnsi="Arial" w:cs="Arial"/>
                <w:sz w:val="24"/>
                <w:szCs w:val="24"/>
              </w:rPr>
              <w:t>El usuario marca una calificación en un rango de 1 a 5 estrellas y comentar si tiene alguna queja o sugerencia sobre un establecimiento</w:t>
            </w:r>
          </w:p>
        </w:tc>
      </w:tr>
      <w:tr w:rsidR="65883824" w14:paraId="437A1E00"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F9909A9" w14:textId="77777777" w:rsidR="65883824" w:rsidRDefault="65883824" w:rsidP="65883824">
            <w:pPr>
              <w:rPr>
                <w:rFonts w:ascii="Arial" w:hAnsi="Arial" w:cs="Arial"/>
                <w:sz w:val="24"/>
                <w:szCs w:val="24"/>
              </w:rPr>
            </w:pPr>
            <w:r w:rsidRPr="65883824">
              <w:rPr>
                <w:rFonts w:ascii="Arial" w:hAnsi="Arial" w:cs="Arial"/>
                <w:sz w:val="24"/>
                <w:szCs w:val="24"/>
              </w:rPr>
              <w:t>Escenario alternativo:</w:t>
            </w:r>
          </w:p>
        </w:tc>
        <w:tc>
          <w:tcPr>
            <w:tcW w:w="4414" w:type="dxa"/>
          </w:tcPr>
          <w:p w14:paraId="4DDC0FAF" w14:textId="39F27552" w:rsidR="65883824" w:rsidRDefault="65883824" w:rsidP="658838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65883824">
              <w:rPr>
                <w:rFonts w:ascii="Arial" w:eastAsia="Arial" w:hAnsi="Arial" w:cs="Arial"/>
                <w:sz w:val="24"/>
                <w:szCs w:val="24"/>
              </w:rPr>
              <w:t>el sistema envía la calificación y si hay comentarios al empresario del establecimiento</w:t>
            </w:r>
          </w:p>
        </w:tc>
      </w:tr>
    </w:tbl>
    <w:p w14:paraId="10AD9AF2" w14:textId="2280B9A4" w:rsidR="007D0A6B" w:rsidRPr="007D0A6B" w:rsidRDefault="007D0A6B" w:rsidP="007D0A6B"/>
    <w:p w14:paraId="420C33AF" w14:textId="77777777" w:rsidR="0001148D" w:rsidRDefault="0001148D" w:rsidP="65883824"/>
    <w:p w14:paraId="2F6CE568" w14:textId="77777777" w:rsidR="0001148D" w:rsidRDefault="0001148D" w:rsidP="65883824"/>
    <w:p w14:paraId="25BDF0E4" w14:textId="77777777" w:rsidR="0001148D" w:rsidRDefault="0001148D" w:rsidP="65883824"/>
    <w:p w14:paraId="5CE31251" w14:textId="77777777" w:rsidR="0001148D" w:rsidRDefault="0001148D" w:rsidP="65883824"/>
    <w:p w14:paraId="2ACD530D" w14:textId="77777777" w:rsidR="0001148D" w:rsidRDefault="0001148D" w:rsidP="65883824"/>
    <w:p w14:paraId="3C95F788" w14:textId="77777777" w:rsidR="0001148D" w:rsidRDefault="0001148D" w:rsidP="65883824"/>
    <w:p w14:paraId="78EA6AB3" w14:textId="77777777" w:rsidR="0001148D" w:rsidRDefault="0001148D" w:rsidP="65883824"/>
    <w:tbl>
      <w:tblPr>
        <w:tblStyle w:val="Tablaconcuadrcula4-nfasis4"/>
        <w:tblW w:w="0" w:type="auto"/>
        <w:tblLook w:val="04A0" w:firstRow="1" w:lastRow="0" w:firstColumn="1" w:lastColumn="0" w:noHBand="0" w:noVBand="1"/>
      </w:tblPr>
      <w:tblGrid>
        <w:gridCol w:w="4414"/>
        <w:gridCol w:w="4414"/>
      </w:tblGrid>
      <w:tr w:rsidR="00103E9D" w14:paraId="6481B10B" w14:textId="77777777" w:rsidTr="65883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B99082E" w14:textId="77777777" w:rsidR="00103E9D" w:rsidRPr="00F608F8" w:rsidRDefault="00103E9D" w:rsidP="00AB3BFE">
            <w:pPr>
              <w:rPr>
                <w:rFonts w:ascii="Arial" w:hAnsi="Arial" w:cs="Arial"/>
                <w:sz w:val="24"/>
              </w:rPr>
            </w:pPr>
            <w:r>
              <w:rPr>
                <w:rFonts w:ascii="Arial" w:hAnsi="Arial" w:cs="Arial"/>
                <w:sz w:val="24"/>
              </w:rPr>
              <w:lastRenderedPageBreak/>
              <w:t xml:space="preserve">Nombre de caso de uso: </w:t>
            </w:r>
          </w:p>
        </w:tc>
        <w:tc>
          <w:tcPr>
            <w:tcW w:w="4414" w:type="dxa"/>
          </w:tcPr>
          <w:p w14:paraId="38DBD4DB" w14:textId="2AC71270" w:rsidR="00103E9D" w:rsidRPr="00B8745C" w:rsidRDefault="65883824" w:rsidP="65883824">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65883824">
              <w:rPr>
                <w:rFonts w:ascii="Arial" w:hAnsi="Arial" w:cs="Arial"/>
                <w:sz w:val="24"/>
                <w:szCs w:val="24"/>
              </w:rPr>
              <w:t>CU5 – Editar menú del día</w:t>
            </w:r>
          </w:p>
        </w:tc>
      </w:tr>
      <w:tr w:rsidR="00103E9D" w14:paraId="3F5E3D0E"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E71EAE1" w14:textId="77777777" w:rsidR="00103E9D" w:rsidRPr="00B8745C" w:rsidRDefault="00103E9D" w:rsidP="00AB3BFE">
            <w:pPr>
              <w:rPr>
                <w:rFonts w:ascii="Arial" w:hAnsi="Arial" w:cs="Arial"/>
                <w:sz w:val="24"/>
                <w:szCs w:val="24"/>
              </w:rPr>
            </w:pPr>
            <w:r w:rsidRPr="00B8745C">
              <w:rPr>
                <w:rFonts w:ascii="Arial" w:hAnsi="Arial" w:cs="Arial"/>
                <w:sz w:val="24"/>
                <w:szCs w:val="24"/>
              </w:rPr>
              <w:t>Prioridad:</w:t>
            </w:r>
          </w:p>
        </w:tc>
        <w:tc>
          <w:tcPr>
            <w:tcW w:w="4414" w:type="dxa"/>
          </w:tcPr>
          <w:p w14:paraId="534CAB8E" w14:textId="51A48565" w:rsidR="00103E9D" w:rsidRPr="00B8745C" w:rsidRDefault="33B8A63A" w:rsidP="33B8A63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33B8A63A">
              <w:rPr>
                <w:rFonts w:ascii="Arial" w:hAnsi="Arial" w:cs="Arial"/>
                <w:sz w:val="24"/>
                <w:szCs w:val="24"/>
              </w:rPr>
              <w:t>importante</w:t>
            </w:r>
          </w:p>
        </w:tc>
      </w:tr>
      <w:tr w:rsidR="00103E9D" w14:paraId="56C68C9A" w14:textId="77777777" w:rsidTr="65883824">
        <w:tc>
          <w:tcPr>
            <w:cnfStyle w:val="001000000000" w:firstRow="0" w:lastRow="0" w:firstColumn="1" w:lastColumn="0" w:oddVBand="0" w:evenVBand="0" w:oddHBand="0" w:evenHBand="0" w:firstRowFirstColumn="0" w:firstRowLastColumn="0" w:lastRowFirstColumn="0" w:lastRowLastColumn="0"/>
            <w:tcW w:w="4414" w:type="dxa"/>
          </w:tcPr>
          <w:p w14:paraId="1D590D17" w14:textId="77777777" w:rsidR="00103E9D" w:rsidRPr="00B8745C" w:rsidRDefault="00103E9D" w:rsidP="00AB3BFE">
            <w:pPr>
              <w:rPr>
                <w:rFonts w:ascii="Arial" w:hAnsi="Arial" w:cs="Arial"/>
                <w:sz w:val="24"/>
                <w:szCs w:val="24"/>
              </w:rPr>
            </w:pPr>
            <w:r w:rsidRPr="00B8745C">
              <w:rPr>
                <w:rFonts w:ascii="Arial" w:hAnsi="Arial" w:cs="Arial"/>
                <w:sz w:val="24"/>
                <w:szCs w:val="24"/>
              </w:rPr>
              <w:t>Actores que intervienen:</w:t>
            </w:r>
          </w:p>
        </w:tc>
        <w:tc>
          <w:tcPr>
            <w:tcW w:w="4414" w:type="dxa"/>
          </w:tcPr>
          <w:p w14:paraId="7C57FE5F" w14:textId="6842A4E6" w:rsidR="00103E9D" w:rsidRPr="00B8745C" w:rsidRDefault="33B8A63A" w:rsidP="33B8A63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33B8A63A">
              <w:rPr>
                <w:rFonts w:ascii="Arial" w:hAnsi="Arial" w:cs="Arial"/>
                <w:sz w:val="24"/>
                <w:szCs w:val="24"/>
              </w:rPr>
              <w:t>Dueño del establecimiento</w:t>
            </w:r>
          </w:p>
        </w:tc>
      </w:tr>
      <w:tr w:rsidR="00103E9D" w14:paraId="10A185D5"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A0CE729" w14:textId="77777777" w:rsidR="00103E9D" w:rsidRPr="00B8745C" w:rsidRDefault="00103E9D" w:rsidP="00AB3BFE">
            <w:pPr>
              <w:rPr>
                <w:rFonts w:ascii="Arial" w:hAnsi="Arial" w:cs="Arial"/>
                <w:sz w:val="24"/>
                <w:szCs w:val="24"/>
              </w:rPr>
            </w:pPr>
            <w:r w:rsidRPr="00B8745C">
              <w:rPr>
                <w:rFonts w:ascii="Arial" w:hAnsi="Arial" w:cs="Arial"/>
                <w:sz w:val="24"/>
                <w:szCs w:val="24"/>
              </w:rPr>
              <w:t>Eventos que lo inician (en caso de existir):</w:t>
            </w:r>
          </w:p>
        </w:tc>
        <w:tc>
          <w:tcPr>
            <w:tcW w:w="4414" w:type="dxa"/>
          </w:tcPr>
          <w:p w14:paraId="7C0CC2FE" w14:textId="7DBA5355" w:rsidR="00103E9D" w:rsidRPr="00B8745C" w:rsidRDefault="33B8A63A" w:rsidP="33B8A63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33B8A63A">
              <w:rPr>
                <w:rFonts w:ascii="Arial" w:hAnsi="Arial" w:cs="Arial"/>
                <w:sz w:val="24"/>
                <w:szCs w:val="24"/>
              </w:rPr>
              <w:t>Tener una cuenta registrada en el sistema</w:t>
            </w:r>
          </w:p>
        </w:tc>
      </w:tr>
      <w:tr w:rsidR="00103E9D" w14:paraId="59DD3D4D" w14:textId="77777777" w:rsidTr="65883824">
        <w:tc>
          <w:tcPr>
            <w:cnfStyle w:val="001000000000" w:firstRow="0" w:lastRow="0" w:firstColumn="1" w:lastColumn="0" w:oddVBand="0" w:evenVBand="0" w:oddHBand="0" w:evenHBand="0" w:firstRowFirstColumn="0" w:firstRowLastColumn="0" w:lastRowFirstColumn="0" w:lastRowLastColumn="0"/>
            <w:tcW w:w="4414" w:type="dxa"/>
          </w:tcPr>
          <w:p w14:paraId="1F980416" w14:textId="77777777" w:rsidR="00103E9D" w:rsidRPr="00B8745C" w:rsidRDefault="00103E9D" w:rsidP="00AB3BFE">
            <w:pPr>
              <w:rPr>
                <w:rFonts w:ascii="Arial" w:hAnsi="Arial" w:cs="Arial"/>
                <w:sz w:val="24"/>
                <w:szCs w:val="24"/>
              </w:rPr>
            </w:pPr>
            <w:proofErr w:type="spellStart"/>
            <w:proofErr w:type="gramStart"/>
            <w:r w:rsidRPr="00B8745C">
              <w:rPr>
                <w:rFonts w:ascii="Arial" w:hAnsi="Arial" w:cs="Arial"/>
                <w:sz w:val="24"/>
                <w:szCs w:val="24"/>
              </w:rPr>
              <w:t>Pre-condición</w:t>
            </w:r>
            <w:proofErr w:type="spellEnd"/>
            <w:proofErr w:type="gramEnd"/>
            <w:r w:rsidRPr="00B8745C">
              <w:rPr>
                <w:rFonts w:ascii="Arial" w:hAnsi="Arial" w:cs="Arial"/>
                <w:sz w:val="24"/>
                <w:szCs w:val="24"/>
              </w:rPr>
              <w:t>:</w:t>
            </w:r>
          </w:p>
        </w:tc>
        <w:tc>
          <w:tcPr>
            <w:tcW w:w="4414" w:type="dxa"/>
          </w:tcPr>
          <w:p w14:paraId="25E19350" w14:textId="4139DB33" w:rsidR="00103E9D" w:rsidRPr="00B8745C" w:rsidRDefault="33B8A63A" w:rsidP="33B8A63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33B8A63A">
              <w:rPr>
                <w:rFonts w:ascii="Arial" w:hAnsi="Arial" w:cs="Arial"/>
                <w:sz w:val="24"/>
                <w:szCs w:val="24"/>
              </w:rPr>
              <w:t>El empresario debe tener registrado un establecimiento en el sistema</w:t>
            </w:r>
          </w:p>
        </w:tc>
      </w:tr>
      <w:tr w:rsidR="00103E9D" w14:paraId="2EDE677E"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78599A1" w14:textId="77777777" w:rsidR="00103E9D" w:rsidRPr="00B8745C" w:rsidRDefault="00103E9D" w:rsidP="00AB3BFE">
            <w:pPr>
              <w:rPr>
                <w:rFonts w:ascii="Arial" w:hAnsi="Arial" w:cs="Arial"/>
                <w:sz w:val="24"/>
                <w:szCs w:val="24"/>
              </w:rPr>
            </w:pPr>
            <w:proofErr w:type="spellStart"/>
            <w:proofErr w:type="gramStart"/>
            <w:r w:rsidRPr="00B8745C">
              <w:rPr>
                <w:rFonts w:ascii="Arial" w:hAnsi="Arial" w:cs="Arial"/>
                <w:sz w:val="24"/>
                <w:szCs w:val="24"/>
              </w:rPr>
              <w:t>Post-condición</w:t>
            </w:r>
            <w:proofErr w:type="spellEnd"/>
            <w:proofErr w:type="gramEnd"/>
            <w:r w:rsidRPr="00B8745C">
              <w:rPr>
                <w:rFonts w:ascii="Arial" w:hAnsi="Arial" w:cs="Arial"/>
                <w:sz w:val="24"/>
                <w:szCs w:val="24"/>
              </w:rPr>
              <w:t>:</w:t>
            </w:r>
          </w:p>
        </w:tc>
        <w:tc>
          <w:tcPr>
            <w:tcW w:w="4414" w:type="dxa"/>
          </w:tcPr>
          <w:p w14:paraId="7B63631E" w14:textId="0D498216" w:rsidR="00103E9D" w:rsidRPr="00B8745C" w:rsidRDefault="33B8A63A" w:rsidP="33B8A63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33B8A63A">
              <w:rPr>
                <w:rFonts w:ascii="Arial" w:hAnsi="Arial" w:cs="Arial"/>
                <w:sz w:val="24"/>
                <w:szCs w:val="24"/>
              </w:rPr>
              <w:t>El sistema permitirá editar el menú del establecimiento de comida</w:t>
            </w:r>
          </w:p>
        </w:tc>
      </w:tr>
      <w:tr w:rsidR="00103E9D" w14:paraId="1916C292" w14:textId="77777777" w:rsidTr="65883824">
        <w:tc>
          <w:tcPr>
            <w:cnfStyle w:val="001000000000" w:firstRow="0" w:lastRow="0" w:firstColumn="1" w:lastColumn="0" w:oddVBand="0" w:evenVBand="0" w:oddHBand="0" w:evenHBand="0" w:firstRowFirstColumn="0" w:firstRowLastColumn="0" w:lastRowFirstColumn="0" w:lastRowLastColumn="0"/>
            <w:tcW w:w="4414" w:type="dxa"/>
          </w:tcPr>
          <w:p w14:paraId="25350E56" w14:textId="77777777" w:rsidR="00103E9D" w:rsidRPr="00B8745C" w:rsidRDefault="00103E9D" w:rsidP="00AB3BFE">
            <w:pPr>
              <w:rPr>
                <w:rFonts w:ascii="Arial" w:hAnsi="Arial" w:cs="Arial"/>
                <w:sz w:val="24"/>
                <w:szCs w:val="24"/>
              </w:rPr>
            </w:pPr>
            <w:r w:rsidRPr="00B8745C">
              <w:rPr>
                <w:rFonts w:ascii="Arial" w:hAnsi="Arial" w:cs="Arial"/>
                <w:sz w:val="24"/>
                <w:szCs w:val="24"/>
              </w:rPr>
              <w:t>Escenario básico exitoso:</w:t>
            </w:r>
          </w:p>
        </w:tc>
        <w:tc>
          <w:tcPr>
            <w:tcW w:w="4414" w:type="dxa"/>
          </w:tcPr>
          <w:p w14:paraId="68957BD9" w14:textId="473E3C4F" w:rsidR="00103E9D" w:rsidRPr="00B8745C" w:rsidRDefault="33B8A63A" w:rsidP="33B8A63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33B8A63A">
              <w:rPr>
                <w:rFonts w:ascii="Arial" w:hAnsi="Arial" w:cs="Arial"/>
                <w:sz w:val="24"/>
                <w:szCs w:val="24"/>
              </w:rPr>
              <w:t xml:space="preserve">El usuario da </w:t>
            </w:r>
            <w:proofErr w:type="spellStart"/>
            <w:proofErr w:type="gramStart"/>
            <w:r w:rsidRPr="33B8A63A">
              <w:rPr>
                <w:rFonts w:ascii="Arial" w:hAnsi="Arial" w:cs="Arial"/>
                <w:sz w:val="24"/>
                <w:szCs w:val="24"/>
              </w:rPr>
              <w:t>click</w:t>
            </w:r>
            <w:proofErr w:type="spellEnd"/>
            <w:proofErr w:type="gramEnd"/>
            <w:r w:rsidRPr="33B8A63A">
              <w:rPr>
                <w:rFonts w:ascii="Arial" w:hAnsi="Arial" w:cs="Arial"/>
                <w:sz w:val="24"/>
                <w:szCs w:val="24"/>
              </w:rPr>
              <w:t xml:space="preserve"> en editar para modificar su menú con el que cuenta su establecimiento.</w:t>
            </w:r>
          </w:p>
          <w:p w14:paraId="281F7C2B" w14:textId="4626532A" w:rsidR="00103E9D" w:rsidRPr="00B8745C" w:rsidRDefault="737DBEE5" w:rsidP="33B8A63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737DBEE5">
              <w:rPr>
                <w:rFonts w:ascii="Arial" w:hAnsi="Arial" w:cs="Arial"/>
                <w:sz w:val="24"/>
                <w:szCs w:val="24"/>
              </w:rPr>
              <w:t>El sistema muestra el apartado del menú donde el usuario puede modificar.</w:t>
            </w:r>
          </w:p>
          <w:p w14:paraId="4F57D3AC" w14:textId="09E615AD" w:rsidR="00103E9D" w:rsidRPr="00B8745C" w:rsidRDefault="737DBEE5" w:rsidP="33B8A63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737DBEE5">
              <w:rPr>
                <w:rFonts w:ascii="Arial" w:hAnsi="Arial" w:cs="Arial"/>
                <w:sz w:val="24"/>
                <w:szCs w:val="24"/>
              </w:rPr>
              <w:t xml:space="preserve">El usuario edita el menú y da </w:t>
            </w:r>
            <w:proofErr w:type="spellStart"/>
            <w:proofErr w:type="gramStart"/>
            <w:r w:rsidRPr="737DBEE5">
              <w:rPr>
                <w:rFonts w:ascii="Arial" w:hAnsi="Arial" w:cs="Arial"/>
                <w:sz w:val="24"/>
                <w:szCs w:val="24"/>
              </w:rPr>
              <w:t>click</w:t>
            </w:r>
            <w:proofErr w:type="spellEnd"/>
            <w:proofErr w:type="gramEnd"/>
            <w:r w:rsidRPr="737DBEE5">
              <w:rPr>
                <w:rFonts w:ascii="Arial" w:hAnsi="Arial" w:cs="Arial"/>
                <w:sz w:val="24"/>
                <w:szCs w:val="24"/>
              </w:rPr>
              <w:t xml:space="preserve"> en guardar.</w:t>
            </w:r>
          </w:p>
          <w:p w14:paraId="7F73D09B" w14:textId="3B912283" w:rsidR="00103E9D" w:rsidRPr="00B8745C" w:rsidRDefault="737DBEE5" w:rsidP="33B8A63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737DBEE5">
              <w:rPr>
                <w:rFonts w:ascii="Arial" w:hAnsi="Arial" w:cs="Arial"/>
                <w:sz w:val="24"/>
                <w:szCs w:val="24"/>
              </w:rPr>
              <w:t>El sistema guarda la información modificada.</w:t>
            </w:r>
          </w:p>
        </w:tc>
      </w:tr>
      <w:tr w:rsidR="00103E9D" w14:paraId="407BBC8E"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933230C" w14:textId="77777777" w:rsidR="00103E9D" w:rsidRPr="00B8745C" w:rsidRDefault="00103E9D" w:rsidP="00AB3BFE">
            <w:pPr>
              <w:rPr>
                <w:rFonts w:ascii="Arial" w:hAnsi="Arial" w:cs="Arial"/>
                <w:sz w:val="24"/>
                <w:szCs w:val="24"/>
              </w:rPr>
            </w:pPr>
            <w:r w:rsidRPr="00B8745C">
              <w:rPr>
                <w:rFonts w:ascii="Arial" w:hAnsi="Arial" w:cs="Arial"/>
                <w:sz w:val="24"/>
                <w:szCs w:val="24"/>
              </w:rPr>
              <w:t>Escenario alternativo:</w:t>
            </w:r>
          </w:p>
        </w:tc>
        <w:tc>
          <w:tcPr>
            <w:tcW w:w="4414" w:type="dxa"/>
          </w:tcPr>
          <w:p w14:paraId="59D44C30" w14:textId="77777777" w:rsidR="00103E9D" w:rsidRPr="00B8745C" w:rsidRDefault="00103E9D" w:rsidP="00AB3BF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35BBAAED" w14:textId="77777777" w:rsidR="00103E9D" w:rsidRDefault="00103E9D" w:rsidP="64A688DF"/>
    <w:p w14:paraId="5B42D246" w14:textId="46DCC36C" w:rsidR="007D0A6B" w:rsidRPr="007D0A6B" w:rsidRDefault="65883824" w:rsidP="007D0A6B">
      <w:r>
        <w:t xml:space="preserve"> </w:t>
      </w:r>
    </w:p>
    <w:p w14:paraId="773A353F" w14:textId="77777777" w:rsidR="0001148D" w:rsidRDefault="0001148D" w:rsidP="64A688DF"/>
    <w:p w14:paraId="64D83072" w14:textId="77777777" w:rsidR="0001148D" w:rsidRDefault="0001148D" w:rsidP="64A688DF"/>
    <w:p w14:paraId="04527C1A" w14:textId="77777777" w:rsidR="0001148D" w:rsidRDefault="0001148D" w:rsidP="64A688DF"/>
    <w:p w14:paraId="34F724D4" w14:textId="77777777" w:rsidR="0001148D" w:rsidRDefault="0001148D" w:rsidP="64A688DF"/>
    <w:p w14:paraId="027341DB" w14:textId="77777777" w:rsidR="0001148D" w:rsidRDefault="0001148D" w:rsidP="64A688DF"/>
    <w:p w14:paraId="3C2463B9" w14:textId="77777777" w:rsidR="0001148D" w:rsidRDefault="0001148D" w:rsidP="64A688DF"/>
    <w:p w14:paraId="7229D5D0" w14:textId="77777777" w:rsidR="0001148D" w:rsidRDefault="0001148D" w:rsidP="64A688DF"/>
    <w:p w14:paraId="75D40DDA" w14:textId="77777777" w:rsidR="0001148D" w:rsidRDefault="0001148D" w:rsidP="64A688DF"/>
    <w:p w14:paraId="029D37E0" w14:textId="77777777" w:rsidR="0001148D" w:rsidRDefault="0001148D" w:rsidP="64A688DF"/>
    <w:p w14:paraId="0372651A" w14:textId="77777777" w:rsidR="0001148D" w:rsidRDefault="0001148D" w:rsidP="64A688DF"/>
    <w:p w14:paraId="6D2F1D20" w14:textId="77777777" w:rsidR="0001148D" w:rsidRDefault="0001148D" w:rsidP="64A688DF"/>
    <w:p w14:paraId="382C71C8" w14:textId="77777777" w:rsidR="0001148D" w:rsidRDefault="0001148D" w:rsidP="64A688DF"/>
    <w:p w14:paraId="0FD8298B" w14:textId="77777777" w:rsidR="0001148D" w:rsidRDefault="0001148D" w:rsidP="64A688DF"/>
    <w:p w14:paraId="0E4D7F4C" w14:textId="77777777" w:rsidR="0001148D" w:rsidRDefault="0001148D" w:rsidP="64A688DF"/>
    <w:tbl>
      <w:tblPr>
        <w:tblStyle w:val="Tablaconcuadrcula4-nfasis4"/>
        <w:tblW w:w="0" w:type="auto"/>
        <w:tblLook w:val="04A0" w:firstRow="1" w:lastRow="0" w:firstColumn="1" w:lastColumn="0" w:noHBand="0" w:noVBand="1"/>
      </w:tblPr>
      <w:tblGrid>
        <w:gridCol w:w="4414"/>
        <w:gridCol w:w="4414"/>
      </w:tblGrid>
      <w:tr w:rsidR="65883824" w14:paraId="628A497C" w14:textId="77777777" w:rsidTr="65883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3E33A96" w14:textId="77777777" w:rsidR="65883824" w:rsidRDefault="65883824" w:rsidP="65883824">
            <w:pPr>
              <w:rPr>
                <w:rFonts w:ascii="Arial" w:hAnsi="Arial" w:cs="Arial"/>
                <w:sz w:val="24"/>
                <w:szCs w:val="24"/>
              </w:rPr>
            </w:pPr>
            <w:r w:rsidRPr="65883824">
              <w:rPr>
                <w:rFonts w:ascii="Arial" w:hAnsi="Arial" w:cs="Arial"/>
                <w:sz w:val="24"/>
                <w:szCs w:val="24"/>
              </w:rPr>
              <w:lastRenderedPageBreak/>
              <w:t xml:space="preserve">Nombre de caso de uso: </w:t>
            </w:r>
          </w:p>
        </w:tc>
        <w:tc>
          <w:tcPr>
            <w:tcW w:w="4414" w:type="dxa"/>
          </w:tcPr>
          <w:p w14:paraId="159F73DB" w14:textId="22A16A40" w:rsidR="65883824" w:rsidRDefault="65883824" w:rsidP="65883824">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65883824">
              <w:rPr>
                <w:rFonts w:ascii="Arial" w:hAnsi="Arial" w:cs="Arial"/>
                <w:sz w:val="24"/>
                <w:szCs w:val="24"/>
              </w:rPr>
              <w:t>CU6 – agregar, editar, borrar establecimiento</w:t>
            </w:r>
          </w:p>
        </w:tc>
      </w:tr>
      <w:tr w:rsidR="65883824" w14:paraId="35900B7F"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5A48065" w14:textId="77777777" w:rsidR="65883824" w:rsidRDefault="65883824" w:rsidP="65883824">
            <w:pPr>
              <w:rPr>
                <w:rFonts w:ascii="Arial" w:hAnsi="Arial" w:cs="Arial"/>
                <w:sz w:val="24"/>
                <w:szCs w:val="24"/>
              </w:rPr>
            </w:pPr>
            <w:r w:rsidRPr="65883824">
              <w:rPr>
                <w:rFonts w:ascii="Arial" w:hAnsi="Arial" w:cs="Arial"/>
                <w:sz w:val="24"/>
                <w:szCs w:val="24"/>
              </w:rPr>
              <w:t>Prioridad:</w:t>
            </w:r>
          </w:p>
        </w:tc>
        <w:tc>
          <w:tcPr>
            <w:tcW w:w="4414" w:type="dxa"/>
          </w:tcPr>
          <w:p w14:paraId="08963E7E" w14:textId="124D0F9D" w:rsidR="65883824" w:rsidRDefault="65883824" w:rsidP="65883824">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65883824">
              <w:rPr>
                <w:rFonts w:ascii="Arial" w:hAnsi="Arial" w:cs="Arial"/>
                <w:sz w:val="24"/>
                <w:szCs w:val="24"/>
              </w:rPr>
              <w:t>importante</w:t>
            </w:r>
          </w:p>
        </w:tc>
      </w:tr>
      <w:tr w:rsidR="65883824" w14:paraId="2A7B549F" w14:textId="77777777" w:rsidTr="65883824">
        <w:tc>
          <w:tcPr>
            <w:cnfStyle w:val="001000000000" w:firstRow="0" w:lastRow="0" w:firstColumn="1" w:lastColumn="0" w:oddVBand="0" w:evenVBand="0" w:oddHBand="0" w:evenHBand="0" w:firstRowFirstColumn="0" w:firstRowLastColumn="0" w:lastRowFirstColumn="0" w:lastRowLastColumn="0"/>
            <w:tcW w:w="4414" w:type="dxa"/>
          </w:tcPr>
          <w:p w14:paraId="7C088CD5" w14:textId="77777777" w:rsidR="65883824" w:rsidRDefault="65883824" w:rsidP="65883824">
            <w:pPr>
              <w:rPr>
                <w:rFonts w:ascii="Arial" w:hAnsi="Arial" w:cs="Arial"/>
                <w:sz w:val="24"/>
                <w:szCs w:val="24"/>
              </w:rPr>
            </w:pPr>
            <w:r w:rsidRPr="65883824">
              <w:rPr>
                <w:rFonts w:ascii="Arial" w:hAnsi="Arial" w:cs="Arial"/>
                <w:sz w:val="24"/>
                <w:szCs w:val="24"/>
              </w:rPr>
              <w:t>Actores que intervienen:</w:t>
            </w:r>
          </w:p>
        </w:tc>
        <w:tc>
          <w:tcPr>
            <w:tcW w:w="4414" w:type="dxa"/>
          </w:tcPr>
          <w:p w14:paraId="50F245E1" w14:textId="5C94FE81" w:rsidR="65883824" w:rsidRDefault="65883824" w:rsidP="65883824">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65883824">
              <w:rPr>
                <w:rFonts w:ascii="Arial" w:hAnsi="Arial" w:cs="Arial"/>
                <w:sz w:val="24"/>
                <w:szCs w:val="24"/>
              </w:rPr>
              <w:t>Empresario (dueño del establecimiento)</w:t>
            </w:r>
          </w:p>
        </w:tc>
      </w:tr>
      <w:tr w:rsidR="65883824" w14:paraId="2F7EE775"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FDB142F" w14:textId="77777777" w:rsidR="65883824" w:rsidRDefault="65883824" w:rsidP="65883824">
            <w:pPr>
              <w:rPr>
                <w:rFonts w:ascii="Arial" w:hAnsi="Arial" w:cs="Arial"/>
                <w:sz w:val="24"/>
                <w:szCs w:val="24"/>
              </w:rPr>
            </w:pPr>
            <w:r w:rsidRPr="65883824">
              <w:rPr>
                <w:rFonts w:ascii="Arial" w:hAnsi="Arial" w:cs="Arial"/>
                <w:sz w:val="24"/>
                <w:szCs w:val="24"/>
              </w:rPr>
              <w:t>Eventos que lo inician (en caso de existir):</w:t>
            </w:r>
          </w:p>
        </w:tc>
        <w:tc>
          <w:tcPr>
            <w:tcW w:w="4414" w:type="dxa"/>
          </w:tcPr>
          <w:p w14:paraId="7BC75602" w14:textId="77777777" w:rsidR="65883824" w:rsidRDefault="65883824" w:rsidP="658838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65883824" w14:paraId="70929B5F" w14:textId="77777777" w:rsidTr="65883824">
        <w:tc>
          <w:tcPr>
            <w:cnfStyle w:val="001000000000" w:firstRow="0" w:lastRow="0" w:firstColumn="1" w:lastColumn="0" w:oddVBand="0" w:evenVBand="0" w:oddHBand="0" w:evenHBand="0" w:firstRowFirstColumn="0" w:firstRowLastColumn="0" w:lastRowFirstColumn="0" w:lastRowLastColumn="0"/>
            <w:tcW w:w="4414" w:type="dxa"/>
          </w:tcPr>
          <w:p w14:paraId="62412D86" w14:textId="77777777" w:rsidR="65883824" w:rsidRDefault="65883824" w:rsidP="65883824">
            <w:pPr>
              <w:rPr>
                <w:rFonts w:ascii="Arial" w:hAnsi="Arial" w:cs="Arial"/>
                <w:sz w:val="24"/>
                <w:szCs w:val="24"/>
              </w:rPr>
            </w:pPr>
            <w:proofErr w:type="spellStart"/>
            <w:proofErr w:type="gramStart"/>
            <w:r w:rsidRPr="65883824">
              <w:rPr>
                <w:rFonts w:ascii="Arial" w:hAnsi="Arial" w:cs="Arial"/>
                <w:sz w:val="24"/>
                <w:szCs w:val="24"/>
              </w:rPr>
              <w:t>Pre-condición</w:t>
            </w:r>
            <w:proofErr w:type="spellEnd"/>
            <w:proofErr w:type="gramEnd"/>
            <w:r w:rsidRPr="65883824">
              <w:rPr>
                <w:rFonts w:ascii="Arial" w:hAnsi="Arial" w:cs="Arial"/>
                <w:sz w:val="24"/>
                <w:szCs w:val="24"/>
              </w:rPr>
              <w:t>:</w:t>
            </w:r>
          </w:p>
        </w:tc>
        <w:tc>
          <w:tcPr>
            <w:tcW w:w="4414" w:type="dxa"/>
          </w:tcPr>
          <w:p w14:paraId="57680542" w14:textId="1CB7D1DF" w:rsidR="65883824" w:rsidRDefault="65883824">
            <w:pPr>
              <w:cnfStyle w:val="000000000000" w:firstRow="0" w:lastRow="0" w:firstColumn="0" w:lastColumn="0" w:oddVBand="0" w:evenVBand="0" w:oddHBand="0" w:evenHBand="0" w:firstRowFirstColumn="0" w:firstRowLastColumn="0" w:lastRowFirstColumn="0" w:lastRowLastColumn="0"/>
            </w:pPr>
            <w:r w:rsidRPr="65883824">
              <w:rPr>
                <w:rFonts w:ascii="Arial" w:eastAsia="Arial" w:hAnsi="Arial" w:cs="Arial"/>
                <w:sz w:val="24"/>
                <w:szCs w:val="24"/>
              </w:rPr>
              <w:t>1.Tener una cuenta en el sistema.</w:t>
            </w:r>
          </w:p>
          <w:p w14:paraId="4CA81716" w14:textId="0A821707" w:rsidR="65883824" w:rsidRDefault="65883824" w:rsidP="65883824">
            <w:pPr>
              <w:cnfStyle w:val="000000000000" w:firstRow="0" w:lastRow="0" w:firstColumn="0" w:lastColumn="0" w:oddVBand="0" w:evenVBand="0" w:oddHBand="0" w:evenHBand="0" w:firstRowFirstColumn="0" w:firstRowLastColumn="0" w:lastRowFirstColumn="0" w:lastRowLastColumn="0"/>
            </w:pPr>
            <w:r w:rsidRPr="65883824">
              <w:rPr>
                <w:rFonts w:ascii="Arial" w:eastAsia="Arial" w:hAnsi="Arial" w:cs="Arial"/>
                <w:sz w:val="24"/>
                <w:szCs w:val="24"/>
              </w:rPr>
              <w:t>2.Contar con los requisitos necesarios para poder ingresar tu establecimiento al sistema</w:t>
            </w:r>
          </w:p>
          <w:p w14:paraId="1713E3CD" w14:textId="407ACD3E" w:rsidR="65883824" w:rsidRDefault="65883824" w:rsidP="658838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65883824" w14:paraId="7A372934"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BD58949" w14:textId="77777777" w:rsidR="65883824" w:rsidRDefault="65883824" w:rsidP="65883824">
            <w:pPr>
              <w:rPr>
                <w:rFonts w:ascii="Arial" w:hAnsi="Arial" w:cs="Arial"/>
                <w:sz w:val="24"/>
                <w:szCs w:val="24"/>
              </w:rPr>
            </w:pPr>
            <w:proofErr w:type="spellStart"/>
            <w:proofErr w:type="gramStart"/>
            <w:r w:rsidRPr="65883824">
              <w:rPr>
                <w:rFonts w:ascii="Arial" w:hAnsi="Arial" w:cs="Arial"/>
                <w:sz w:val="24"/>
                <w:szCs w:val="24"/>
              </w:rPr>
              <w:t>Post-condición</w:t>
            </w:r>
            <w:proofErr w:type="spellEnd"/>
            <w:proofErr w:type="gramEnd"/>
            <w:r w:rsidRPr="65883824">
              <w:rPr>
                <w:rFonts w:ascii="Arial" w:hAnsi="Arial" w:cs="Arial"/>
                <w:sz w:val="24"/>
                <w:szCs w:val="24"/>
              </w:rPr>
              <w:t>:</w:t>
            </w:r>
          </w:p>
        </w:tc>
        <w:tc>
          <w:tcPr>
            <w:tcW w:w="4414" w:type="dxa"/>
          </w:tcPr>
          <w:p w14:paraId="44D2EB42" w14:textId="4836568E" w:rsidR="65883824" w:rsidRDefault="65883824">
            <w:pPr>
              <w:cnfStyle w:val="000000100000" w:firstRow="0" w:lastRow="0" w:firstColumn="0" w:lastColumn="0" w:oddVBand="0" w:evenVBand="0" w:oddHBand="1" w:evenHBand="0" w:firstRowFirstColumn="0" w:firstRowLastColumn="0" w:lastRowFirstColumn="0" w:lastRowLastColumn="0"/>
            </w:pPr>
            <w:r w:rsidRPr="65883824">
              <w:rPr>
                <w:rFonts w:ascii="Arial" w:eastAsia="Arial" w:hAnsi="Arial" w:cs="Arial"/>
                <w:sz w:val="24"/>
                <w:szCs w:val="24"/>
              </w:rPr>
              <w:t>El sistema permite que agregues un nuevo establecimiento</w:t>
            </w:r>
          </w:p>
          <w:p w14:paraId="22F3B80E" w14:textId="0FD0729F" w:rsidR="65883824" w:rsidRDefault="65883824" w:rsidP="6588382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65883824" w14:paraId="6366B624" w14:textId="77777777" w:rsidTr="65883824">
        <w:tc>
          <w:tcPr>
            <w:cnfStyle w:val="001000000000" w:firstRow="0" w:lastRow="0" w:firstColumn="1" w:lastColumn="0" w:oddVBand="0" w:evenVBand="0" w:oddHBand="0" w:evenHBand="0" w:firstRowFirstColumn="0" w:firstRowLastColumn="0" w:lastRowFirstColumn="0" w:lastRowLastColumn="0"/>
            <w:tcW w:w="4414" w:type="dxa"/>
          </w:tcPr>
          <w:p w14:paraId="47F0FAB3" w14:textId="77777777" w:rsidR="65883824" w:rsidRDefault="65883824" w:rsidP="65883824">
            <w:pPr>
              <w:rPr>
                <w:rFonts w:ascii="Arial" w:hAnsi="Arial" w:cs="Arial"/>
                <w:sz w:val="24"/>
                <w:szCs w:val="24"/>
              </w:rPr>
            </w:pPr>
            <w:r w:rsidRPr="65883824">
              <w:rPr>
                <w:rFonts w:ascii="Arial" w:hAnsi="Arial" w:cs="Arial"/>
                <w:sz w:val="24"/>
                <w:szCs w:val="24"/>
              </w:rPr>
              <w:t>Escenario básico exitoso:</w:t>
            </w:r>
          </w:p>
        </w:tc>
        <w:tc>
          <w:tcPr>
            <w:tcW w:w="4414" w:type="dxa"/>
          </w:tcPr>
          <w:p w14:paraId="1ADCC5F1" w14:textId="48BAB98C" w:rsidR="65883824" w:rsidRDefault="65883824" w:rsidP="6588382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65883824">
              <w:rPr>
                <w:rFonts w:ascii="Arial" w:eastAsia="Arial" w:hAnsi="Arial" w:cs="Arial"/>
                <w:sz w:val="24"/>
                <w:szCs w:val="24"/>
              </w:rPr>
              <w:t>1.- el usuario acepta los requisitos para agregar su establecimiento</w:t>
            </w:r>
          </w:p>
          <w:p w14:paraId="1396BA22" w14:textId="7D7D0A7C" w:rsidR="65883824" w:rsidRDefault="65883824" w:rsidP="6588382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65883824">
              <w:rPr>
                <w:rFonts w:ascii="Arial" w:eastAsia="Arial" w:hAnsi="Arial" w:cs="Arial"/>
                <w:sz w:val="24"/>
                <w:szCs w:val="24"/>
              </w:rPr>
              <w:t>2.- el sistema muestra un apartado donde de una manera sencilla el usuario pueda agregar su establecimiento.</w:t>
            </w:r>
          </w:p>
          <w:p w14:paraId="33F372AB" w14:textId="5A2B28A6" w:rsidR="65883824" w:rsidRDefault="65883824" w:rsidP="6588382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65883824">
              <w:rPr>
                <w:rFonts w:ascii="Arial" w:eastAsia="Arial" w:hAnsi="Arial" w:cs="Arial"/>
                <w:sz w:val="24"/>
                <w:szCs w:val="24"/>
              </w:rPr>
              <w:t>3.- el usuario agrega toda la información necesaria de su establecimiento y lo agrega</w:t>
            </w:r>
          </w:p>
          <w:p w14:paraId="71033E9A" w14:textId="637AFCC5" w:rsidR="65883824" w:rsidRDefault="65883824" w:rsidP="6588382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65883824">
              <w:rPr>
                <w:rFonts w:ascii="Arial" w:eastAsia="Arial" w:hAnsi="Arial" w:cs="Arial"/>
                <w:sz w:val="24"/>
                <w:szCs w:val="24"/>
              </w:rPr>
              <w:t>4.- el sistema guarda el establecimiento para que se ponga en visualización para los demás usuarios</w:t>
            </w:r>
          </w:p>
        </w:tc>
      </w:tr>
      <w:tr w:rsidR="65883824" w14:paraId="3D46C917" w14:textId="77777777" w:rsidTr="658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A8E6EA6" w14:textId="77777777" w:rsidR="65883824" w:rsidRDefault="65883824" w:rsidP="65883824">
            <w:pPr>
              <w:rPr>
                <w:rFonts w:ascii="Arial" w:hAnsi="Arial" w:cs="Arial"/>
                <w:sz w:val="24"/>
                <w:szCs w:val="24"/>
              </w:rPr>
            </w:pPr>
            <w:r w:rsidRPr="65883824">
              <w:rPr>
                <w:rFonts w:ascii="Arial" w:hAnsi="Arial" w:cs="Arial"/>
                <w:sz w:val="24"/>
                <w:szCs w:val="24"/>
              </w:rPr>
              <w:t>Escenario alternativo:</w:t>
            </w:r>
          </w:p>
        </w:tc>
        <w:tc>
          <w:tcPr>
            <w:tcW w:w="4414" w:type="dxa"/>
          </w:tcPr>
          <w:p w14:paraId="5A81D1FA" w14:textId="73251DA4" w:rsidR="65883824" w:rsidRDefault="65883824" w:rsidP="6588382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65883824">
              <w:rPr>
                <w:rFonts w:ascii="Arial" w:eastAsia="Arial" w:hAnsi="Arial" w:cs="Arial"/>
                <w:sz w:val="24"/>
                <w:szCs w:val="24"/>
              </w:rPr>
              <w:t xml:space="preserve">1a.- el empresario da </w:t>
            </w:r>
            <w:proofErr w:type="spellStart"/>
            <w:proofErr w:type="gramStart"/>
            <w:r w:rsidRPr="65883824">
              <w:rPr>
                <w:rFonts w:ascii="Arial" w:eastAsia="Arial" w:hAnsi="Arial" w:cs="Arial"/>
                <w:sz w:val="24"/>
                <w:szCs w:val="24"/>
              </w:rPr>
              <w:t>click</w:t>
            </w:r>
            <w:proofErr w:type="spellEnd"/>
            <w:proofErr w:type="gramEnd"/>
            <w:r w:rsidRPr="65883824">
              <w:rPr>
                <w:rFonts w:ascii="Arial" w:eastAsia="Arial" w:hAnsi="Arial" w:cs="Arial"/>
                <w:sz w:val="24"/>
                <w:szCs w:val="24"/>
              </w:rPr>
              <w:t xml:space="preserve"> en la ficha editar para modificar la información de su establecimiento o borrarla si este lo desea.</w:t>
            </w:r>
          </w:p>
          <w:p w14:paraId="1AA8355E" w14:textId="64547FEA" w:rsidR="65883824" w:rsidRDefault="65883824" w:rsidP="6588382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65883824">
              <w:rPr>
                <w:rFonts w:ascii="Arial" w:eastAsia="Arial" w:hAnsi="Arial" w:cs="Arial"/>
                <w:sz w:val="24"/>
                <w:szCs w:val="24"/>
              </w:rPr>
              <w:t>2a.- el sistema guarda los cambios en la base de datos del sistema</w:t>
            </w:r>
          </w:p>
        </w:tc>
      </w:tr>
    </w:tbl>
    <w:p w14:paraId="42C3A563" w14:textId="17FA7AD7" w:rsidR="65883824" w:rsidRDefault="65883824" w:rsidP="65883824"/>
    <w:p w14:paraId="21B4887A" w14:textId="7AB58155" w:rsidR="65883824" w:rsidRDefault="65883824" w:rsidP="65883824"/>
    <w:p w14:paraId="4F136B9B" w14:textId="0611E5B0" w:rsidR="008E6642" w:rsidRPr="00A20186" w:rsidRDefault="008E6642" w:rsidP="00A20186">
      <w:r>
        <w:br w:type="page"/>
      </w:r>
      <w:r>
        <w:rPr>
          <w:rFonts w:ascii="Arial" w:hAnsi="Arial" w:cs="Arial"/>
          <w:b/>
        </w:rPr>
        <w:lastRenderedPageBreak/>
        <w:t>Características de los Usuarios</w:t>
      </w:r>
    </w:p>
    <w:p w14:paraId="47965B19" w14:textId="21A5ADFC" w:rsidR="008E6642" w:rsidRDefault="008E6642" w:rsidP="00CC0A86">
      <w:pPr>
        <w:spacing w:line="360" w:lineRule="auto"/>
        <w:jc w:val="both"/>
        <w:rPr>
          <w:rFonts w:ascii="Arial" w:hAnsi="Arial" w:cs="Arial"/>
          <w:sz w:val="24"/>
          <w:szCs w:val="24"/>
        </w:rPr>
      </w:pPr>
      <w:r>
        <w:rPr>
          <w:rFonts w:ascii="Arial" w:hAnsi="Arial" w:cs="Arial"/>
          <w:sz w:val="24"/>
          <w:szCs w:val="24"/>
        </w:rPr>
        <w:t xml:space="preserve">Los </w:t>
      </w:r>
      <w:r w:rsidR="008B2220">
        <w:rPr>
          <w:rFonts w:ascii="Arial" w:hAnsi="Arial" w:cs="Arial"/>
          <w:sz w:val="24"/>
          <w:szCs w:val="24"/>
        </w:rPr>
        <w:t xml:space="preserve">usuarios serán estudiantes de </w:t>
      </w:r>
      <w:r w:rsidR="00FC4C7C">
        <w:rPr>
          <w:rFonts w:ascii="Arial" w:hAnsi="Arial" w:cs="Arial"/>
          <w:sz w:val="24"/>
          <w:szCs w:val="24"/>
        </w:rPr>
        <w:t xml:space="preserve">nivel </w:t>
      </w:r>
      <w:r w:rsidR="004D1B57">
        <w:rPr>
          <w:rFonts w:ascii="Arial" w:hAnsi="Arial" w:cs="Arial"/>
          <w:sz w:val="24"/>
          <w:szCs w:val="24"/>
        </w:rPr>
        <w:t>medio y superior</w:t>
      </w:r>
      <w:r w:rsidR="00AF69E6">
        <w:rPr>
          <w:rFonts w:ascii="Arial" w:hAnsi="Arial" w:cs="Arial"/>
          <w:sz w:val="24"/>
          <w:szCs w:val="24"/>
        </w:rPr>
        <w:t xml:space="preserve"> y personas</w:t>
      </w:r>
      <w:r w:rsidR="00ED6775">
        <w:rPr>
          <w:rFonts w:ascii="Arial" w:hAnsi="Arial" w:cs="Arial"/>
          <w:sz w:val="24"/>
          <w:szCs w:val="24"/>
        </w:rPr>
        <w:t xml:space="preserve"> con acceso a un dispositivo </w:t>
      </w:r>
      <w:r w:rsidR="00F77B2A">
        <w:rPr>
          <w:rFonts w:ascii="Arial" w:hAnsi="Arial" w:cs="Arial"/>
          <w:sz w:val="24"/>
          <w:szCs w:val="24"/>
        </w:rPr>
        <w:t>móvil.</w:t>
      </w:r>
    </w:p>
    <w:p w14:paraId="4AA0F36B" w14:textId="061E0AEF" w:rsidR="00F77B2A" w:rsidRDefault="00C75884" w:rsidP="00CC0A86">
      <w:pPr>
        <w:spacing w:line="360" w:lineRule="auto"/>
        <w:jc w:val="both"/>
        <w:rPr>
          <w:rFonts w:ascii="Arial" w:hAnsi="Arial" w:cs="Arial"/>
          <w:sz w:val="24"/>
          <w:szCs w:val="24"/>
        </w:rPr>
      </w:pPr>
      <w:r>
        <w:rPr>
          <w:rFonts w:ascii="Arial" w:hAnsi="Arial" w:cs="Arial"/>
          <w:sz w:val="24"/>
          <w:szCs w:val="24"/>
        </w:rPr>
        <w:t>E</w:t>
      </w:r>
      <w:r w:rsidR="00AA1413">
        <w:rPr>
          <w:rFonts w:ascii="Arial" w:hAnsi="Arial" w:cs="Arial"/>
          <w:sz w:val="24"/>
          <w:szCs w:val="24"/>
        </w:rPr>
        <w:t xml:space="preserve">l administrador </w:t>
      </w:r>
      <w:r w:rsidR="003D5B2B">
        <w:rPr>
          <w:rFonts w:ascii="Arial" w:hAnsi="Arial" w:cs="Arial"/>
          <w:sz w:val="24"/>
          <w:szCs w:val="24"/>
        </w:rPr>
        <w:t xml:space="preserve">será </w:t>
      </w:r>
      <w:r w:rsidR="00195EFE">
        <w:rPr>
          <w:rFonts w:ascii="Arial" w:hAnsi="Arial" w:cs="Arial"/>
          <w:sz w:val="24"/>
          <w:szCs w:val="24"/>
        </w:rPr>
        <w:t xml:space="preserve">quien controle </w:t>
      </w:r>
      <w:r w:rsidR="004B0274">
        <w:rPr>
          <w:rFonts w:ascii="Arial" w:hAnsi="Arial" w:cs="Arial"/>
          <w:sz w:val="24"/>
          <w:szCs w:val="24"/>
        </w:rPr>
        <w:t>todos los establecimientos</w:t>
      </w:r>
      <w:r w:rsidR="00195EFE">
        <w:rPr>
          <w:rFonts w:ascii="Arial" w:hAnsi="Arial" w:cs="Arial"/>
          <w:sz w:val="24"/>
          <w:szCs w:val="24"/>
        </w:rPr>
        <w:t xml:space="preserve"> en cuestión y sea el encargado de ellos</w:t>
      </w:r>
      <w:r w:rsidR="004B0274">
        <w:rPr>
          <w:rFonts w:ascii="Arial" w:hAnsi="Arial" w:cs="Arial"/>
          <w:sz w:val="24"/>
          <w:szCs w:val="24"/>
        </w:rPr>
        <w:t>.</w:t>
      </w:r>
    </w:p>
    <w:p w14:paraId="118AFC17" w14:textId="067E2ECE" w:rsidR="005C36F4" w:rsidRDefault="005C36F4" w:rsidP="00CC0A86">
      <w:pPr>
        <w:spacing w:line="360" w:lineRule="auto"/>
        <w:jc w:val="both"/>
        <w:rPr>
          <w:rFonts w:ascii="Arial" w:hAnsi="Arial" w:cs="Arial"/>
          <w:sz w:val="24"/>
          <w:szCs w:val="24"/>
        </w:rPr>
      </w:pPr>
      <w:r>
        <w:rPr>
          <w:rFonts w:ascii="Arial" w:hAnsi="Arial" w:cs="Arial"/>
          <w:sz w:val="24"/>
          <w:szCs w:val="24"/>
        </w:rPr>
        <w:t>Políticas de la Empresa</w:t>
      </w:r>
    </w:p>
    <w:p w14:paraId="06A37F97" w14:textId="6D950AF7" w:rsidR="005C36F4" w:rsidRDefault="005C36F4" w:rsidP="00CC0A86">
      <w:pPr>
        <w:pStyle w:val="Prrafodelista"/>
        <w:numPr>
          <w:ilvl w:val="0"/>
          <w:numId w:val="8"/>
        </w:numPr>
        <w:spacing w:line="360" w:lineRule="auto"/>
        <w:jc w:val="both"/>
        <w:rPr>
          <w:rFonts w:ascii="Arial" w:hAnsi="Arial" w:cs="Arial"/>
          <w:sz w:val="24"/>
          <w:szCs w:val="24"/>
        </w:rPr>
      </w:pPr>
      <w:r>
        <w:rPr>
          <w:rFonts w:ascii="Arial" w:hAnsi="Arial" w:cs="Arial"/>
          <w:sz w:val="24"/>
          <w:szCs w:val="24"/>
        </w:rPr>
        <w:t xml:space="preserve">Bueno Bonito y Barato es una aplicación de la empresa </w:t>
      </w:r>
      <w:r w:rsidR="00CB362F" w:rsidRPr="00CB362F">
        <w:rPr>
          <w:rFonts w:ascii="Arial" w:hAnsi="Arial" w:cs="Arial"/>
          <w:i/>
          <w:sz w:val="24"/>
          <w:szCs w:val="24"/>
        </w:rPr>
        <w:t>Halcones Informáticos</w:t>
      </w:r>
      <w:r w:rsidR="00CB362F">
        <w:rPr>
          <w:rFonts w:ascii="Arial" w:hAnsi="Arial" w:cs="Arial"/>
          <w:i/>
          <w:sz w:val="24"/>
          <w:szCs w:val="24"/>
        </w:rPr>
        <w:t xml:space="preserve">, </w:t>
      </w:r>
      <w:r w:rsidR="00BD19C4">
        <w:rPr>
          <w:rFonts w:ascii="Arial" w:hAnsi="Arial" w:cs="Arial"/>
          <w:sz w:val="24"/>
          <w:szCs w:val="24"/>
        </w:rPr>
        <w:t xml:space="preserve">todos los logos y </w:t>
      </w:r>
      <w:r w:rsidR="007775D2">
        <w:rPr>
          <w:rFonts w:ascii="Arial" w:hAnsi="Arial" w:cs="Arial"/>
          <w:sz w:val="24"/>
          <w:szCs w:val="24"/>
        </w:rPr>
        <w:t>nombres de</w:t>
      </w:r>
      <w:r w:rsidR="00114BF4">
        <w:rPr>
          <w:rFonts w:ascii="Arial" w:hAnsi="Arial" w:cs="Arial"/>
          <w:sz w:val="24"/>
          <w:szCs w:val="24"/>
        </w:rPr>
        <w:t xml:space="preserve"> la aplicación pertenecen a la empresa ya mencionada</w:t>
      </w:r>
      <w:r w:rsidR="00DA3CE2">
        <w:rPr>
          <w:rFonts w:ascii="Arial" w:hAnsi="Arial" w:cs="Arial"/>
          <w:sz w:val="24"/>
          <w:szCs w:val="24"/>
        </w:rPr>
        <w:t>.</w:t>
      </w:r>
    </w:p>
    <w:p w14:paraId="6F3D8A20" w14:textId="2C1FBEC1" w:rsidR="00DA3CE2" w:rsidRDefault="00074850" w:rsidP="00CC0A86">
      <w:pPr>
        <w:pStyle w:val="Prrafodelista"/>
        <w:numPr>
          <w:ilvl w:val="0"/>
          <w:numId w:val="8"/>
        </w:numPr>
        <w:spacing w:line="360" w:lineRule="auto"/>
        <w:jc w:val="both"/>
        <w:rPr>
          <w:rFonts w:ascii="Arial" w:hAnsi="Arial" w:cs="Arial"/>
          <w:sz w:val="24"/>
          <w:szCs w:val="24"/>
        </w:rPr>
      </w:pPr>
      <w:r w:rsidRPr="00074850">
        <w:rPr>
          <w:rFonts w:ascii="Arial" w:hAnsi="Arial" w:cs="Arial"/>
          <w:sz w:val="24"/>
          <w:szCs w:val="24"/>
        </w:rPr>
        <w:t>Se prohíbe la duplicación de código, nombres y logos de la aplicación, todos los derechos</w:t>
      </w:r>
      <w:r w:rsidR="00126C25">
        <w:rPr>
          <w:rFonts w:ascii="Arial" w:hAnsi="Arial" w:cs="Arial"/>
          <w:sz w:val="24"/>
          <w:szCs w:val="24"/>
        </w:rPr>
        <w:t xml:space="preserve"> </w:t>
      </w:r>
      <w:r w:rsidRPr="00126C25">
        <w:rPr>
          <w:rFonts w:ascii="Arial" w:hAnsi="Arial" w:cs="Arial"/>
          <w:sz w:val="24"/>
          <w:szCs w:val="24"/>
        </w:rPr>
        <w:t xml:space="preserve">quedan reservados para </w:t>
      </w:r>
      <w:r w:rsidR="00126C25" w:rsidRPr="00126C25">
        <w:rPr>
          <w:rFonts w:ascii="Arial" w:hAnsi="Arial" w:cs="Arial"/>
          <w:i/>
          <w:sz w:val="24"/>
          <w:szCs w:val="24"/>
        </w:rPr>
        <w:t>Halcones Informáticos</w:t>
      </w:r>
      <w:r w:rsidRPr="00126C25">
        <w:rPr>
          <w:rFonts w:ascii="Arial" w:hAnsi="Arial" w:cs="Arial"/>
          <w:sz w:val="24"/>
          <w:szCs w:val="24"/>
        </w:rPr>
        <w:t>.</w:t>
      </w:r>
    </w:p>
    <w:p w14:paraId="01894FEE" w14:textId="077A2735" w:rsidR="00126C25" w:rsidRDefault="00B04E7F" w:rsidP="00CC0A86">
      <w:pPr>
        <w:pStyle w:val="Prrafodelista"/>
        <w:numPr>
          <w:ilvl w:val="0"/>
          <w:numId w:val="8"/>
        </w:numPr>
        <w:spacing w:line="360" w:lineRule="auto"/>
        <w:jc w:val="both"/>
        <w:rPr>
          <w:rFonts w:ascii="Arial" w:hAnsi="Arial" w:cs="Arial"/>
          <w:sz w:val="24"/>
          <w:szCs w:val="24"/>
        </w:rPr>
      </w:pPr>
      <w:r w:rsidRPr="00B04E7F">
        <w:rPr>
          <w:rFonts w:ascii="Arial" w:hAnsi="Arial" w:cs="Arial"/>
          <w:sz w:val="24"/>
          <w:szCs w:val="24"/>
        </w:rPr>
        <w:t xml:space="preserve">La aplicación </w:t>
      </w:r>
      <w:r>
        <w:rPr>
          <w:rFonts w:ascii="Arial" w:hAnsi="Arial" w:cs="Arial"/>
          <w:sz w:val="24"/>
          <w:szCs w:val="24"/>
        </w:rPr>
        <w:t>Bueno Bonito y Barato</w:t>
      </w:r>
      <w:r w:rsidRPr="00B04E7F">
        <w:rPr>
          <w:rFonts w:ascii="Arial" w:hAnsi="Arial" w:cs="Arial"/>
          <w:sz w:val="24"/>
          <w:szCs w:val="24"/>
        </w:rPr>
        <w:t xml:space="preserve"> solo recomienda </w:t>
      </w:r>
      <w:r w:rsidR="003D6E8A">
        <w:rPr>
          <w:rFonts w:ascii="Arial" w:hAnsi="Arial" w:cs="Arial"/>
          <w:sz w:val="24"/>
          <w:szCs w:val="24"/>
        </w:rPr>
        <w:t xml:space="preserve">los </w:t>
      </w:r>
      <w:r w:rsidR="003245E1">
        <w:rPr>
          <w:rFonts w:ascii="Arial" w:hAnsi="Arial" w:cs="Arial"/>
          <w:sz w:val="24"/>
          <w:szCs w:val="24"/>
        </w:rPr>
        <w:t xml:space="preserve">establecimientos </w:t>
      </w:r>
      <w:r w:rsidR="003245E1" w:rsidRPr="00B04E7F">
        <w:rPr>
          <w:rFonts w:ascii="Arial" w:hAnsi="Arial" w:cs="Arial"/>
          <w:sz w:val="24"/>
          <w:szCs w:val="24"/>
        </w:rPr>
        <w:t>de</w:t>
      </w:r>
      <w:r w:rsidRPr="00B04E7F">
        <w:rPr>
          <w:rFonts w:ascii="Arial" w:hAnsi="Arial" w:cs="Arial"/>
          <w:sz w:val="24"/>
          <w:szCs w:val="24"/>
        </w:rPr>
        <w:t xml:space="preserve"> comida</w:t>
      </w:r>
      <w:r w:rsidR="003D6E8A">
        <w:rPr>
          <w:rFonts w:ascii="Arial" w:hAnsi="Arial" w:cs="Arial"/>
          <w:sz w:val="24"/>
          <w:szCs w:val="24"/>
        </w:rPr>
        <w:t xml:space="preserve"> mediante puntuaciones</w:t>
      </w:r>
      <w:r w:rsidRPr="00B04E7F">
        <w:rPr>
          <w:rFonts w:ascii="Arial" w:hAnsi="Arial" w:cs="Arial"/>
          <w:sz w:val="24"/>
          <w:szCs w:val="24"/>
        </w:rPr>
        <w:t>,</w:t>
      </w:r>
      <w:r>
        <w:rPr>
          <w:rFonts w:ascii="Arial" w:hAnsi="Arial" w:cs="Arial"/>
          <w:sz w:val="24"/>
          <w:szCs w:val="24"/>
        </w:rPr>
        <w:t xml:space="preserve"> </w:t>
      </w:r>
      <w:r w:rsidRPr="00B04E7F">
        <w:rPr>
          <w:rFonts w:ascii="Arial" w:hAnsi="Arial" w:cs="Arial"/>
          <w:sz w:val="24"/>
          <w:szCs w:val="24"/>
        </w:rPr>
        <w:t>por lo cual</w:t>
      </w:r>
      <w:r>
        <w:rPr>
          <w:rFonts w:ascii="Arial" w:hAnsi="Arial" w:cs="Arial"/>
          <w:sz w:val="24"/>
          <w:szCs w:val="24"/>
        </w:rPr>
        <w:t xml:space="preserve"> </w:t>
      </w:r>
      <w:r w:rsidR="003245E1" w:rsidRPr="003245E1">
        <w:rPr>
          <w:rFonts w:ascii="Arial" w:hAnsi="Arial" w:cs="Arial"/>
          <w:i/>
          <w:sz w:val="24"/>
          <w:szCs w:val="24"/>
        </w:rPr>
        <w:t xml:space="preserve">Halcones </w:t>
      </w:r>
      <w:r w:rsidR="00321FCA" w:rsidRPr="003245E1">
        <w:rPr>
          <w:rFonts w:ascii="Arial" w:hAnsi="Arial" w:cs="Arial"/>
          <w:i/>
          <w:sz w:val="24"/>
          <w:szCs w:val="24"/>
        </w:rPr>
        <w:t>Informáticos</w:t>
      </w:r>
      <w:r w:rsidRPr="00B04E7F">
        <w:rPr>
          <w:rFonts w:ascii="Arial" w:hAnsi="Arial" w:cs="Arial"/>
          <w:sz w:val="24"/>
          <w:szCs w:val="24"/>
        </w:rPr>
        <w:t xml:space="preserve"> no se hace responsable por cualquier </w:t>
      </w:r>
      <w:r w:rsidR="007B0912">
        <w:rPr>
          <w:rFonts w:ascii="Arial" w:hAnsi="Arial" w:cs="Arial"/>
          <w:sz w:val="24"/>
          <w:szCs w:val="24"/>
        </w:rPr>
        <w:t>ma</w:t>
      </w:r>
      <w:r w:rsidR="00321FCA">
        <w:rPr>
          <w:rFonts w:ascii="Arial" w:hAnsi="Arial" w:cs="Arial"/>
          <w:sz w:val="24"/>
          <w:szCs w:val="24"/>
        </w:rPr>
        <w:t>l</w:t>
      </w:r>
      <w:r w:rsidRPr="00B04E7F">
        <w:rPr>
          <w:rFonts w:ascii="Arial" w:hAnsi="Arial" w:cs="Arial"/>
          <w:sz w:val="24"/>
          <w:szCs w:val="24"/>
        </w:rPr>
        <w:t xml:space="preserve"> uso de la aplicación.</w:t>
      </w:r>
    </w:p>
    <w:p w14:paraId="296EE233" w14:textId="0F5EF2CE" w:rsidR="00321FCA" w:rsidRDefault="00786C32" w:rsidP="00CC0A86">
      <w:pPr>
        <w:pStyle w:val="Prrafodelista"/>
        <w:numPr>
          <w:ilvl w:val="0"/>
          <w:numId w:val="8"/>
        </w:numPr>
        <w:spacing w:line="360" w:lineRule="auto"/>
        <w:jc w:val="both"/>
        <w:rPr>
          <w:rFonts w:ascii="Arial" w:hAnsi="Arial" w:cs="Arial"/>
          <w:sz w:val="24"/>
          <w:szCs w:val="24"/>
        </w:rPr>
      </w:pPr>
      <w:r>
        <w:rPr>
          <w:rFonts w:ascii="Arial" w:hAnsi="Arial" w:cs="Arial"/>
          <w:sz w:val="24"/>
          <w:szCs w:val="24"/>
        </w:rPr>
        <w:t xml:space="preserve">Bueno Bonito y Barato </w:t>
      </w:r>
      <w:r w:rsidRPr="00786C32">
        <w:rPr>
          <w:rFonts w:ascii="Arial" w:hAnsi="Arial" w:cs="Arial"/>
          <w:sz w:val="24"/>
          <w:szCs w:val="24"/>
        </w:rPr>
        <w:t>se compromete al resguardo de los datos privados de los usuarios, y la empresa</w:t>
      </w:r>
      <w:r>
        <w:rPr>
          <w:rFonts w:ascii="Arial" w:hAnsi="Arial" w:cs="Arial"/>
          <w:sz w:val="24"/>
          <w:szCs w:val="24"/>
        </w:rPr>
        <w:t xml:space="preserve"> </w:t>
      </w:r>
      <w:r w:rsidRPr="00786C32">
        <w:rPr>
          <w:rFonts w:ascii="Arial" w:hAnsi="Arial" w:cs="Arial"/>
          <w:sz w:val="24"/>
          <w:szCs w:val="24"/>
        </w:rPr>
        <w:t>no puede difundir, replicar o compartir la información con terceros, sin su autorización.</w:t>
      </w:r>
    </w:p>
    <w:p w14:paraId="7102A0DD" w14:textId="64B1A2D5" w:rsidR="00810102" w:rsidRDefault="00A2217E" w:rsidP="00A2217E">
      <w:pPr>
        <w:pStyle w:val="Ttulo2"/>
        <w:rPr>
          <w:rFonts w:ascii="Arial" w:hAnsi="Arial" w:cs="Arial"/>
          <w:b/>
          <w:color w:val="auto"/>
        </w:rPr>
      </w:pPr>
      <w:bookmarkStart w:id="20" w:name="_Toc8934128"/>
      <w:r>
        <w:rPr>
          <w:rFonts w:ascii="Arial" w:hAnsi="Arial" w:cs="Arial"/>
          <w:b/>
          <w:color w:val="auto"/>
        </w:rPr>
        <w:t>Requerimientos del Hardware</w:t>
      </w:r>
      <w:bookmarkEnd w:id="20"/>
    </w:p>
    <w:p w14:paraId="404E7DBF" w14:textId="081FFD45" w:rsidR="00744A64" w:rsidRPr="005C41F5" w:rsidRDefault="00744A64" w:rsidP="005C41F5">
      <w:pPr>
        <w:pStyle w:val="Prrafodelista"/>
        <w:numPr>
          <w:ilvl w:val="0"/>
          <w:numId w:val="9"/>
        </w:numPr>
        <w:rPr>
          <w:rFonts w:ascii="Arial" w:hAnsi="Arial" w:cs="Arial"/>
          <w:sz w:val="24"/>
          <w:szCs w:val="24"/>
        </w:rPr>
      </w:pPr>
      <w:r w:rsidRPr="005C41F5">
        <w:rPr>
          <w:rFonts w:ascii="Arial" w:hAnsi="Arial" w:cs="Arial"/>
          <w:sz w:val="24"/>
          <w:szCs w:val="24"/>
        </w:rPr>
        <w:t xml:space="preserve">Android </w:t>
      </w:r>
      <w:r w:rsidR="003400E8" w:rsidRPr="005C41F5">
        <w:rPr>
          <w:rFonts w:ascii="Arial" w:hAnsi="Arial" w:cs="Arial"/>
          <w:sz w:val="24"/>
          <w:szCs w:val="24"/>
        </w:rPr>
        <w:t>5</w:t>
      </w:r>
      <w:r w:rsidR="002C420D" w:rsidRPr="005C41F5">
        <w:rPr>
          <w:rFonts w:ascii="Arial" w:hAnsi="Arial" w:cs="Arial"/>
          <w:sz w:val="24"/>
          <w:szCs w:val="24"/>
        </w:rPr>
        <w:t xml:space="preserve">.0 o superior </w:t>
      </w:r>
      <w:r w:rsidR="00083D2E" w:rsidRPr="005C41F5">
        <w:rPr>
          <w:rFonts w:ascii="Arial" w:hAnsi="Arial" w:cs="Arial"/>
          <w:sz w:val="24"/>
          <w:szCs w:val="24"/>
        </w:rPr>
        <w:t xml:space="preserve">– armv7 </w:t>
      </w:r>
      <w:r w:rsidR="0046297E" w:rsidRPr="005C41F5">
        <w:rPr>
          <w:rFonts w:ascii="Arial" w:hAnsi="Arial" w:cs="Arial"/>
          <w:sz w:val="24"/>
          <w:szCs w:val="24"/>
        </w:rPr>
        <w:t>No se recomienda correr la aplicación en una versión anterior a las especificadas ya que la aplicación podría no iniciar.</w:t>
      </w:r>
    </w:p>
    <w:p w14:paraId="608CA337" w14:textId="59930B54" w:rsidR="0046297E" w:rsidRPr="005C41F5" w:rsidRDefault="00E2490B" w:rsidP="005C41F5">
      <w:pPr>
        <w:pStyle w:val="Prrafodelista"/>
        <w:rPr>
          <w:rFonts w:ascii="Arial" w:hAnsi="Arial" w:cs="Arial"/>
          <w:sz w:val="24"/>
          <w:szCs w:val="24"/>
        </w:rPr>
      </w:pPr>
      <w:r w:rsidRPr="005C41F5">
        <w:rPr>
          <w:rFonts w:ascii="Arial" w:hAnsi="Arial" w:cs="Arial"/>
          <w:sz w:val="24"/>
          <w:szCs w:val="24"/>
        </w:rPr>
        <w:t xml:space="preserve">iOS: 9 </w:t>
      </w:r>
      <w:r w:rsidR="00A074AE" w:rsidRPr="005C41F5">
        <w:rPr>
          <w:rFonts w:ascii="Arial" w:hAnsi="Arial" w:cs="Arial"/>
          <w:sz w:val="24"/>
          <w:szCs w:val="24"/>
        </w:rPr>
        <w:t xml:space="preserve">o </w:t>
      </w:r>
      <w:r w:rsidR="005C41F5" w:rsidRPr="005C41F5">
        <w:rPr>
          <w:rFonts w:ascii="Arial" w:hAnsi="Arial" w:cs="Arial"/>
          <w:sz w:val="24"/>
          <w:szCs w:val="24"/>
        </w:rPr>
        <w:t>superior. (Prioridad alta)</w:t>
      </w:r>
    </w:p>
    <w:p w14:paraId="55DAC194" w14:textId="4B41C246" w:rsidR="005C41F5" w:rsidRDefault="005C41F5" w:rsidP="005C41F5">
      <w:pPr>
        <w:pStyle w:val="Prrafodelista"/>
        <w:numPr>
          <w:ilvl w:val="0"/>
          <w:numId w:val="9"/>
        </w:numPr>
        <w:rPr>
          <w:rFonts w:ascii="Arial" w:hAnsi="Arial" w:cs="Arial"/>
          <w:sz w:val="24"/>
          <w:szCs w:val="24"/>
        </w:rPr>
      </w:pPr>
      <w:r>
        <w:rPr>
          <w:rFonts w:ascii="Arial" w:hAnsi="Arial" w:cs="Arial"/>
          <w:sz w:val="24"/>
          <w:szCs w:val="24"/>
        </w:rPr>
        <w:t>Memoria RAM</w:t>
      </w:r>
      <w:r w:rsidR="00B560DC">
        <w:rPr>
          <w:rFonts w:ascii="Arial" w:hAnsi="Arial" w:cs="Arial"/>
          <w:sz w:val="24"/>
          <w:szCs w:val="24"/>
        </w:rPr>
        <w:t>:</w:t>
      </w:r>
      <w:r>
        <w:rPr>
          <w:rFonts w:ascii="Arial" w:hAnsi="Arial" w:cs="Arial"/>
          <w:sz w:val="24"/>
          <w:szCs w:val="24"/>
        </w:rPr>
        <w:t xml:space="preserve"> 2 GB </w:t>
      </w:r>
      <w:r w:rsidR="00035AEE">
        <w:rPr>
          <w:rFonts w:ascii="Arial" w:hAnsi="Arial" w:cs="Arial"/>
          <w:sz w:val="24"/>
          <w:szCs w:val="24"/>
        </w:rPr>
        <w:t>o superior (prioridad media)</w:t>
      </w:r>
    </w:p>
    <w:p w14:paraId="49E9DAA7" w14:textId="468A2728" w:rsidR="00035AEE" w:rsidRDefault="00035AEE" w:rsidP="005C41F5">
      <w:pPr>
        <w:pStyle w:val="Prrafodelista"/>
        <w:numPr>
          <w:ilvl w:val="0"/>
          <w:numId w:val="9"/>
        </w:numPr>
        <w:rPr>
          <w:rFonts w:ascii="Arial" w:hAnsi="Arial" w:cs="Arial"/>
          <w:sz w:val="24"/>
          <w:szCs w:val="24"/>
        </w:rPr>
      </w:pPr>
      <w:r>
        <w:rPr>
          <w:rFonts w:ascii="Arial" w:hAnsi="Arial" w:cs="Arial"/>
          <w:sz w:val="24"/>
          <w:szCs w:val="24"/>
        </w:rPr>
        <w:t>Almacenamiento: 50MB de espacio disponible o superior (Prioridad alta)</w:t>
      </w:r>
    </w:p>
    <w:p w14:paraId="35514AF5" w14:textId="5793F093" w:rsidR="00035AEE" w:rsidRDefault="00F24F5F" w:rsidP="005C41F5">
      <w:pPr>
        <w:pStyle w:val="Prrafodelista"/>
        <w:numPr>
          <w:ilvl w:val="0"/>
          <w:numId w:val="9"/>
        </w:numPr>
        <w:rPr>
          <w:rFonts w:ascii="Arial" w:hAnsi="Arial" w:cs="Arial"/>
          <w:sz w:val="24"/>
          <w:szCs w:val="24"/>
        </w:rPr>
      </w:pPr>
      <w:r>
        <w:rPr>
          <w:rFonts w:ascii="Arial" w:hAnsi="Arial" w:cs="Arial"/>
          <w:sz w:val="24"/>
          <w:szCs w:val="24"/>
        </w:rPr>
        <w:t xml:space="preserve">Conexión a </w:t>
      </w:r>
      <w:r w:rsidR="00346840">
        <w:rPr>
          <w:rFonts w:ascii="Arial" w:hAnsi="Arial" w:cs="Arial"/>
          <w:sz w:val="24"/>
          <w:szCs w:val="24"/>
        </w:rPr>
        <w:t>internet (</w:t>
      </w:r>
      <w:r>
        <w:rPr>
          <w:rFonts w:ascii="Arial" w:hAnsi="Arial" w:cs="Arial"/>
          <w:sz w:val="24"/>
          <w:szCs w:val="24"/>
        </w:rPr>
        <w:t>Prioridad media)</w:t>
      </w:r>
    </w:p>
    <w:p w14:paraId="44E3AF16" w14:textId="4E8CAC39" w:rsidR="00F24F5F" w:rsidRDefault="00346840" w:rsidP="005C41F5">
      <w:pPr>
        <w:pStyle w:val="Prrafodelista"/>
        <w:numPr>
          <w:ilvl w:val="0"/>
          <w:numId w:val="9"/>
        </w:numPr>
        <w:rPr>
          <w:rFonts w:ascii="Arial" w:hAnsi="Arial" w:cs="Arial"/>
          <w:sz w:val="24"/>
          <w:szCs w:val="24"/>
        </w:rPr>
      </w:pPr>
      <w:r>
        <w:rPr>
          <w:rFonts w:ascii="Arial" w:hAnsi="Arial" w:cs="Arial"/>
          <w:sz w:val="24"/>
          <w:szCs w:val="24"/>
        </w:rPr>
        <w:t>Pantalla</w:t>
      </w:r>
      <w:r w:rsidR="002A4654">
        <w:rPr>
          <w:rFonts w:ascii="Arial" w:hAnsi="Arial" w:cs="Arial"/>
          <w:sz w:val="24"/>
          <w:szCs w:val="24"/>
        </w:rPr>
        <w:t xml:space="preserve"> táctil (Prioridad alta)</w:t>
      </w:r>
    </w:p>
    <w:p w14:paraId="60D9E987" w14:textId="77777777" w:rsidR="00C94A83" w:rsidRDefault="00C94A83" w:rsidP="00C94A83">
      <w:pPr>
        <w:rPr>
          <w:rFonts w:ascii="Arial" w:hAnsi="Arial" w:cs="Arial"/>
          <w:sz w:val="24"/>
          <w:szCs w:val="24"/>
        </w:rPr>
      </w:pPr>
    </w:p>
    <w:p w14:paraId="249BE073" w14:textId="77777777" w:rsidR="00005768" w:rsidRDefault="00005768" w:rsidP="00C94A83">
      <w:pPr>
        <w:rPr>
          <w:rFonts w:ascii="Arial" w:hAnsi="Arial" w:cs="Arial"/>
          <w:sz w:val="24"/>
          <w:szCs w:val="24"/>
        </w:rPr>
      </w:pPr>
    </w:p>
    <w:p w14:paraId="5CFED692" w14:textId="77777777" w:rsidR="00005768" w:rsidRDefault="00005768" w:rsidP="00C94A83">
      <w:pPr>
        <w:rPr>
          <w:rFonts w:ascii="Arial" w:hAnsi="Arial" w:cs="Arial"/>
          <w:sz w:val="24"/>
          <w:szCs w:val="24"/>
        </w:rPr>
      </w:pPr>
    </w:p>
    <w:p w14:paraId="74647467" w14:textId="77777777" w:rsidR="00005768" w:rsidRDefault="00005768" w:rsidP="00C94A83">
      <w:pPr>
        <w:rPr>
          <w:rFonts w:ascii="Arial" w:hAnsi="Arial" w:cs="Arial"/>
          <w:sz w:val="24"/>
          <w:szCs w:val="24"/>
        </w:rPr>
      </w:pPr>
    </w:p>
    <w:p w14:paraId="433166A2" w14:textId="38D25263" w:rsidR="00005768" w:rsidRPr="00212566" w:rsidRDefault="006637DE" w:rsidP="00C63B35">
      <w:pPr>
        <w:pStyle w:val="Ttulo3"/>
        <w:spacing w:line="360" w:lineRule="auto"/>
        <w:jc w:val="both"/>
        <w:rPr>
          <w:rFonts w:ascii="Arial" w:hAnsi="Arial" w:cs="Arial"/>
          <w:b/>
          <w:color w:val="auto"/>
          <w:sz w:val="26"/>
          <w:szCs w:val="26"/>
        </w:rPr>
      </w:pPr>
      <w:bookmarkStart w:id="21" w:name="_Toc8934129"/>
      <w:r w:rsidRPr="00212566">
        <w:rPr>
          <w:rFonts w:ascii="Arial" w:hAnsi="Arial" w:cs="Arial"/>
          <w:b/>
          <w:color w:val="auto"/>
          <w:sz w:val="26"/>
          <w:szCs w:val="26"/>
        </w:rPr>
        <w:lastRenderedPageBreak/>
        <w:t>Lenguaje de Programación</w:t>
      </w:r>
      <w:bookmarkEnd w:id="21"/>
    </w:p>
    <w:p w14:paraId="57D2CA85" w14:textId="77777777" w:rsidR="00D52B38" w:rsidRPr="00D52B38" w:rsidRDefault="00D52B38" w:rsidP="00C63B35">
      <w:pPr>
        <w:spacing w:line="360" w:lineRule="auto"/>
        <w:jc w:val="both"/>
      </w:pPr>
    </w:p>
    <w:p w14:paraId="1FE898BE" w14:textId="655D32D7" w:rsidR="006637DE" w:rsidRDefault="006637DE" w:rsidP="00C63B35">
      <w:pPr>
        <w:spacing w:line="360" w:lineRule="auto"/>
        <w:jc w:val="both"/>
        <w:rPr>
          <w:rFonts w:ascii="Arial" w:hAnsi="Arial" w:cs="Arial"/>
          <w:sz w:val="24"/>
          <w:szCs w:val="24"/>
        </w:rPr>
      </w:pPr>
      <w:r w:rsidRPr="00D52B38">
        <w:rPr>
          <w:rFonts w:ascii="Arial" w:hAnsi="Arial" w:cs="Arial"/>
          <w:sz w:val="24"/>
          <w:szCs w:val="24"/>
        </w:rPr>
        <w:t>De</w:t>
      </w:r>
      <w:r w:rsidR="001B163A" w:rsidRPr="00D52B38">
        <w:rPr>
          <w:rFonts w:ascii="Arial" w:hAnsi="Arial" w:cs="Arial"/>
          <w:sz w:val="24"/>
          <w:szCs w:val="24"/>
        </w:rPr>
        <w:t xml:space="preserve">bido a que en Halcones </w:t>
      </w:r>
      <w:r w:rsidR="00BA1617" w:rsidRPr="00D52B38">
        <w:rPr>
          <w:rFonts w:ascii="Arial" w:hAnsi="Arial" w:cs="Arial"/>
          <w:sz w:val="24"/>
          <w:szCs w:val="24"/>
        </w:rPr>
        <w:t>Informáticos</w:t>
      </w:r>
      <w:r w:rsidR="001B163A" w:rsidRPr="00D52B38">
        <w:rPr>
          <w:rFonts w:ascii="Arial" w:hAnsi="Arial" w:cs="Arial"/>
          <w:sz w:val="24"/>
          <w:szCs w:val="24"/>
        </w:rPr>
        <w:t xml:space="preserve"> </w:t>
      </w:r>
      <w:r w:rsidR="00FB533A" w:rsidRPr="00D52B38">
        <w:rPr>
          <w:rFonts w:ascii="Arial" w:hAnsi="Arial" w:cs="Arial"/>
          <w:sz w:val="24"/>
          <w:szCs w:val="24"/>
        </w:rPr>
        <w:t xml:space="preserve">la mayoría de los desarrolladores </w:t>
      </w:r>
      <w:r w:rsidR="00511420" w:rsidRPr="00D52B38">
        <w:rPr>
          <w:rFonts w:ascii="Arial" w:hAnsi="Arial" w:cs="Arial"/>
          <w:sz w:val="24"/>
          <w:szCs w:val="24"/>
        </w:rPr>
        <w:t xml:space="preserve">tienen experiencia </w:t>
      </w:r>
      <w:r w:rsidR="001A0145" w:rsidRPr="00D52B38">
        <w:rPr>
          <w:rFonts w:ascii="Arial" w:hAnsi="Arial" w:cs="Arial"/>
          <w:sz w:val="24"/>
          <w:szCs w:val="24"/>
        </w:rPr>
        <w:t>en la creación de aplicaciones</w:t>
      </w:r>
      <w:r w:rsidR="00BA1617" w:rsidRPr="00D52B38">
        <w:rPr>
          <w:rFonts w:ascii="Arial" w:hAnsi="Arial" w:cs="Arial"/>
          <w:sz w:val="24"/>
          <w:szCs w:val="24"/>
        </w:rPr>
        <w:t xml:space="preserve"> móviles</w:t>
      </w:r>
      <w:r w:rsidR="001A0145" w:rsidRPr="00D52B38">
        <w:rPr>
          <w:rFonts w:ascii="Arial" w:hAnsi="Arial" w:cs="Arial"/>
          <w:sz w:val="24"/>
          <w:szCs w:val="24"/>
        </w:rPr>
        <w:t xml:space="preserve"> </w:t>
      </w:r>
      <w:r w:rsidR="00BA1617" w:rsidRPr="00D52B38">
        <w:rPr>
          <w:rFonts w:ascii="Arial" w:hAnsi="Arial" w:cs="Arial"/>
          <w:sz w:val="24"/>
          <w:szCs w:val="24"/>
        </w:rPr>
        <w:t>con Android</w:t>
      </w:r>
      <w:r w:rsidR="0027001A" w:rsidRPr="00D52B38">
        <w:rPr>
          <w:rFonts w:ascii="Arial" w:hAnsi="Arial" w:cs="Arial"/>
          <w:sz w:val="24"/>
          <w:szCs w:val="24"/>
        </w:rPr>
        <w:t xml:space="preserve"> </w:t>
      </w:r>
      <w:r w:rsidR="00D52B38" w:rsidRPr="00D52B38">
        <w:rPr>
          <w:rFonts w:ascii="Arial" w:hAnsi="Arial" w:cs="Arial"/>
          <w:sz w:val="24"/>
          <w:szCs w:val="24"/>
        </w:rPr>
        <w:t>y</w:t>
      </w:r>
      <w:r w:rsidR="0027001A" w:rsidRPr="00D52B38">
        <w:rPr>
          <w:rFonts w:ascii="Arial" w:hAnsi="Arial" w:cs="Arial"/>
          <w:sz w:val="24"/>
          <w:szCs w:val="24"/>
        </w:rPr>
        <w:t xml:space="preserve"> iOS</w:t>
      </w:r>
      <w:r w:rsidR="00F149E4" w:rsidRPr="00D52B38">
        <w:rPr>
          <w:rFonts w:ascii="Arial" w:hAnsi="Arial" w:cs="Arial"/>
          <w:sz w:val="24"/>
          <w:szCs w:val="24"/>
        </w:rPr>
        <w:t xml:space="preserve"> en JAVA</w:t>
      </w:r>
      <w:r w:rsidR="0027001A" w:rsidRPr="00D52B38">
        <w:rPr>
          <w:rFonts w:ascii="Arial" w:hAnsi="Arial" w:cs="Arial"/>
          <w:sz w:val="24"/>
          <w:szCs w:val="24"/>
        </w:rPr>
        <w:t xml:space="preserve"> </w:t>
      </w:r>
      <w:r w:rsidR="0007556E" w:rsidRPr="00D52B38">
        <w:rPr>
          <w:rFonts w:ascii="Arial" w:hAnsi="Arial" w:cs="Arial"/>
          <w:sz w:val="24"/>
          <w:szCs w:val="24"/>
        </w:rPr>
        <w:t xml:space="preserve">ese </w:t>
      </w:r>
      <w:r w:rsidR="00F149E4" w:rsidRPr="00D52B38">
        <w:rPr>
          <w:rFonts w:ascii="Arial" w:hAnsi="Arial" w:cs="Arial"/>
          <w:sz w:val="24"/>
          <w:szCs w:val="24"/>
        </w:rPr>
        <w:t>será</w:t>
      </w:r>
      <w:r w:rsidR="0007556E" w:rsidRPr="00D52B38">
        <w:rPr>
          <w:rFonts w:ascii="Arial" w:hAnsi="Arial" w:cs="Arial"/>
          <w:sz w:val="24"/>
          <w:szCs w:val="24"/>
        </w:rPr>
        <w:t xml:space="preserve"> el lenguaje </w:t>
      </w:r>
      <w:r w:rsidR="00232D84" w:rsidRPr="00D52B38">
        <w:rPr>
          <w:rFonts w:ascii="Arial" w:hAnsi="Arial" w:cs="Arial"/>
          <w:sz w:val="24"/>
          <w:szCs w:val="24"/>
        </w:rPr>
        <w:t xml:space="preserve">con el que se </w:t>
      </w:r>
      <w:r w:rsidR="009603DE" w:rsidRPr="00D52B38">
        <w:rPr>
          <w:rFonts w:ascii="Arial" w:hAnsi="Arial" w:cs="Arial"/>
          <w:sz w:val="24"/>
          <w:szCs w:val="24"/>
        </w:rPr>
        <w:t>desarrollará</w:t>
      </w:r>
      <w:r w:rsidR="00232D84" w:rsidRPr="00D52B38">
        <w:rPr>
          <w:rFonts w:ascii="Arial" w:hAnsi="Arial" w:cs="Arial"/>
          <w:sz w:val="24"/>
          <w:szCs w:val="24"/>
        </w:rPr>
        <w:t xml:space="preserve"> la </w:t>
      </w:r>
      <w:r w:rsidR="00D52B38" w:rsidRPr="00D52B38">
        <w:rPr>
          <w:rFonts w:ascii="Arial" w:hAnsi="Arial" w:cs="Arial"/>
          <w:sz w:val="24"/>
          <w:szCs w:val="24"/>
        </w:rPr>
        <w:t>aplicación.</w:t>
      </w:r>
    </w:p>
    <w:p w14:paraId="37073DE9" w14:textId="682D4064" w:rsidR="009603DE" w:rsidRDefault="009603DE" w:rsidP="00C63B35">
      <w:pPr>
        <w:pStyle w:val="Ttulo2"/>
        <w:spacing w:line="360" w:lineRule="auto"/>
        <w:jc w:val="both"/>
        <w:rPr>
          <w:rFonts w:ascii="Arial" w:hAnsi="Arial" w:cs="Arial"/>
          <w:b/>
          <w:color w:val="auto"/>
        </w:rPr>
      </w:pPr>
      <w:bookmarkStart w:id="22" w:name="_Toc8934130"/>
      <w:r>
        <w:rPr>
          <w:rFonts w:ascii="Arial" w:hAnsi="Arial" w:cs="Arial"/>
          <w:b/>
          <w:color w:val="auto"/>
        </w:rPr>
        <w:t>Su</w:t>
      </w:r>
      <w:r w:rsidR="007A1D2F">
        <w:rPr>
          <w:rFonts w:ascii="Arial" w:hAnsi="Arial" w:cs="Arial"/>
          <w:b/>
          <w:color w:val="auto"/>
        </w:rPr>
        <w:t>posiciones y Dependencias</w:t>
      </w:r>
      <w:bookmarkEnd w:id="22"/>
    </w:p>
    <w:p w14:paraId="0BD1E93E" w14:textId="1BEC198B" w:rsidR="007A1D2F" w:rsidRPr="007F3E35" w:rsidRDefault="008E357A" w:rsidP="00C63B35">
      <w:pPr>
        <w:pStyle w:val="Prrafodelista"/>
        <w:numPr>
          <w:ilvl w:val="0"/>
          <w:numId w:val="10"/>
        </w:numPr>
        <w:spacing w:line="360" w:lineRule="auto"/>
        <w:jc w:val="both"/>
      </w:pPr>
      <w:r>
        <w:rPr>
          <w:rFonts w:ascii="Arial" w:hAnsi="Arial" w:cs="Arial"/>
          <w:sz w:val="24"/>
          <w:szCs w:val="24"/>
        </w:rPr>
        <w:t>El sistema</w:t>
      </w:r>
      <w:r w:rsidR="009A7018">
        <w:rPr>
          <w:rFonts w:ascii="Arial" w:hAnsi="Arial" w:cs="Arial"/>
          <w:sz w:val="24"/>
          <w:szCs w:val="24"/>
        </w:rPr>
        <w:t xml:space="preserve"> necesita trabajar con los S.O antes mencionados</w:t>
      </w:r>
      <w:r w:rsidR="00404C2A">
        <w:rPr>
          <w:rFonts w:ascii="Arial" w:hAnsi="Arial" w:cs="Arial"/>
          <w:sz w:val="24"/>
          <w:szCs w:val="24"/>
        </w:rPr>
        <w:t xml:space="preserve">, de lo contrario no </w:t>
      </w:r>
      <w:r w:rsidR="007F3E35">
        <w:rPr>
          <w:rFonts w:ascii="Arial" w:hAnsi="Arial" w:cs="Arial"/>
          <w:sz w:val="24"/>
          <w:szCs w:val="24"/>
        </w:rPr>
        <w:t>funcionara.</w:t>
      </w:r>
    </w:p>
    <w:p w14:paraId="4B9CB3F9" w14:textId="24E61682" w:rsidR="007F3E35" w:rsidRPr="009F7621" w:rsidRDefault="007F3E35" w:rsidP="00C63B35">
      <w:pPr>
        <w:pStyle w:val="Prrafodelista"/>
        <w:numPr>
          <w:ilvl w:val="0"/>
          <w:numId w:val="10"/>
        </w:numPr>
        <w:spacing w:line="360" w:lineRule="auto"/>
        <w:jc w:val="both"/>
      </w:pPr>
      <w:r>
        <w:rPr>
          <w:rFonts w:ascii="Arial" w:hAnsi="Arial" w:cs="Arial"/>
          <w:sz w:val="24"/>
          <w:szCs w:val="24"/>
        </w:rPr>
        <w:t>Necesita memoria suficiente el dispositivo donde se instale</w:t>
      </w:r>
    </w:p>
    <w:p w14:paraId="29FA44D5" w14:textId="6E8A4D54" w:rsidR="009F7621" w:rsidRDefault="0FD3915B" w:rsidP="0FD3915B">
      <w:pPr>
        <w:pStyle w:val="Ttulo2"/>
        <w:rPr>
          <w:rFonts w:ascii="Arial" w:hAnsi="Arial" w:cs="Arial"/>
          <w:b/>
          <w:bCs/>
          <w:color w:val="auto"/>
        </w:rPr>
      </w:pPr>
      <w:bookmarkStart w:id="23" w:name="_Toc8934131"/>
      <w:r w:rsidRPr="0FD3915B">
        <w:rPr>
          <w:rFonts w:ascii="Arial" w:hAnsi="Arial" w:cs="Arial"/>
          <w:b/>
          <w:bCs/>
          <w:color w:val="auto"/>
        </w:rPr>
        <w:t>Asignación de Requisitos</w:t>
      </w:r>
      <w:bookmarkEnd w:id="23"/>
    </w:p>
    <w:p w14:paraId="16B6417C" w14:textId="6D2A60EB" w:rsidR="0FD3915B" w:rsidRDefault="0FD3915B" w:rsidP="0FD3915B">
      <w:pPr>
        <w:rPr>
          <w:rFonts w:ascii="Arial" w:eastAsia="Arial" w:hAnsi="Arial" w:cs="Arial"/>
          <w:sz w:val="24"/>
          <w:szCs w:val="24"/>
        </w:rPr>
      </w:pPr>
      <w:r w:rsidRPr="0FD3915B">
        <w:t xml:space="preserve"> </w:t>
      </w:r>
      <w:r w:rsidRPr="0FD3915B">
        <w:rPr>
          <w:rFonts w:ascii="Arial" w:eastAsia="Arial" w:hAnsi="Arial" w:cs="Arial"/>
          <w:sz w:val="24"/>
          <w:szCs w:val="24"/>
        </w:rPr>
        <w:t xml:space="preserve">los requisitos de la </w:t>
      </w:r>
      <w:r w:rsidR="000F1381" w:rsidRPr="0FD3915B">
        <w:rPr>
          <w:rFonts w:ascii="Arial" w:eastAsia="Arial" w:hAnsi="Arial" w:cs="Arial"/>
          <w:sz w:val="24"/>
          <w:szCs w:val="24"/>
        </w:rPr>
        <w:t>aplicación</w:t>
      </w:r>
      <w:r w:rsidRPr="0FD3915B">
        <w:rPr>
          <w:rFonts w:ascii="Arial" w:eastAsia="Arial" w:hAnsi="Arial" w:cs="Arial"/>
          <w:sz w:val="24"/>
          <w:szCs w:val="24"/>
        </w:rPr>
        <w:t xml:space="preserve"> serán asignados para versiones futuras o mejoradas, estos requisitos son:</w:t>
      </w:r>
    </w:p>
    <w:p w14:paraId="3BC14D61" w14:textId="662DBFE4" w:rsidR="0FD3915B" w:rsidRDefault="0FD3915B" w:rsidP="0FD3915B">
      <w:pPr>
        <w:pStyle w:val="Prrafodelista"/>
        <w:numPr>
          <w:ilvl w:val="0"/>
          <w:numId w:val="2"/>
        </w:numPr>
        <w:rPr>
          <w:sz w:val="24"/>
          <w:szCs w:val="24"/>
        </w:rPr>
      </w:pPr>
      <w:r w:rsidRPr="0FD3915B">
        <w:rPr>
          <w:rFonts w:ascii="Arial" w:eastAsia="Arial" w:hAnsi="Arial" w:cs="Arial"/>
          <w:sz w:val="24"/>
          <w:szCs w:val="24"/>
        </w:rPr>
        <w:t>La visualización de un mapa donde tenga la ubicación del establecimiento.</w:t>
      </w:r>
    </w:p>
    <w:p w14:paraId="79ABDDA7" w14:textId="0EF0422A" w:rsidR="003527A0" w:rsidRPr="00230AD9" w:rsidRDefault="0FD3915B" w:rsidP="00195A43">
      <w:pPr>
        <w:pStyle w:val="Prrafodelista"/>
        <w:numPr>
          <w:ilvl w:val="0"/>
          <w:numId w:val="2"/>
        </w:numPr>
        <w:rPr>
          <w:sz w:val="24"/>
          <w:szCs w:val="24"/>
        </w:rPr>
      </w:pPr>
      <w:r w:rsidRPr="0FD3915B">
        <w:rPr>
          <w:rFonts w:ascii="Arial" w:eastAsia="Arial" w:hAnsi="Arial" w:cs="Arial"/>
          <w:sz w:val="24"/>
          <w:szCs w:val="24"/>
        </w:rPr>
        <w:t>El realizar una reservación en un establecimiento.</w:t>
      </w:r>
    </w:p>
    <w:p w14:paraId="696C3639" w14:textId="7769174C" w:rsidR="003527A0" w:rsidRDefault="003527A0" w:rsidP="00195A43"/>
    <w:p w14:paraId="4902DC4D" w14:textId="77777777" w:rsidR="007F5702" w:rsidRDefault="007F5702" w:rsidP="003527A0">
      <w:pPr>
        <w:pStyle w:val="Ttulo2"/>
        <w:rPr>
          <w:rFonts w:ascii="Arial" w:hAnsi="Arial" w:cs="Arial"/>
          <w:b/>
          <w:color w:val="auto"/>
        </w:rPr>
      </w:pPr>
      <w:bookmarkStart w:id="24" w:name="_Toc8934132"/>
    </w:p>
    <w:p w14:paraId="27085D5B" w14:textId="77777777" w:rsidR="007F5702" w:rsidRDefault="007F5702" w:rsidP="003527A0">
      <w:pPr>
        <w:pStyle w:val="Ttulo2"/>
        <w:rPr>
          <w:rFonts w:ascii="Arial" w:hAnsi="Arial" w:cs="Arial"/>
          <w:b/>
          <w:color w:val="auto"/>
        </w:rPr>
      </w:pPr>
    </w:p>
    <w:p w14:paraId="13710845" w14:textId="77777777" w:rsidR="007F5702" w:rsidRDefault="007F5702" w:rsidP="003527A0">
      <w:pPr>
        <w:pStyle w:val="Ttulo2"/>
        <w:rPr>
          <w:rFonts w:ascii="Arial" w:hAnsi="Arial" w:cs="Arial"/>
          <w:b/>
          <w:color w:val="auto"/>
        </w:rPr>
      </w:pPr>
    </w:p>
    <w:p w14:paraId="0DF6C0E9" w14:textId="77777777" w:rsidR="007F5702" w:rsidRDefault="007F5702" w:rsidP="003527A0">
      <w:pPr>
        <w:pStyle w:val="Ttulo2"/>
        <w:rPr>
          <w:rFonts w:ascii="Arial" w:hAnsi="Arial" w:cs="Arial"/>
          <w:b/>
          <w:color w:val="auto"/>
        </w:rPr>
      </w:pPr>
    </w:p>
    <w:p w14:paraId="711A883D" w14:textId="77777777" w:rsidR="007F5702" w:rsidRDefault="007F5702" w:rsidP="003527A0">
      <w:pPr>
        <w:pStyle w:val="Ttulo2"/>
        <w:rPr>
          <w:rFonts w:ascii="Arial" w:hAnsi="Arial" w:cs="Arial"/>
          <w:b/>
          <w:color w:val="auto"/>
        </w:rPr>
      </w:pPr>
    </w:p>
    <w:p w14:paraId="16956ABA" w14:textId="77777777" w:rsidR="007F5702" w:rsidRDefault="007F5702" w:rsidP="003527A0">
      <w:pPr>
        <w:pStyle w:val="Ttulo2"/>
        <w:rPr>
          <w:rFonts w:ascii="Arial" w:hAnsi="Arial" w:cs="Arial"/>
          <w:b/>
          <w:color w:val="auto"/>
        </w:rPr>
      </w:pPr>
    </w:p>
    <w:p w14:paraId="1FEB16A1" w14:textId="77777777" w:rsidR="007F5702" w:rsidRDefault="007F5702" w:rsidP="003527A0">
      <w:pPr>
        <w:pStyle w:val="Ttulo2"/>
        <w:rPr>
          <w:rFonts w:ascii="Arial" w:hAnsi="Arial" w:cs="Arial"/>
          <w:b/>
          <w:color w:val="auto"/>
        </w:rPr>
      </w:pPr>
    </w:p>
    <w:p w14:paraId="77C241E2" w14:textId="77777777" w:rsidR="007F5702" w:rsidRDefault="007F5702" w:rsidP="003527A0">
      <w:pPr>
        <w:pStyle w:val="Ttulo2"/>
        <w:rPr>
          <w:rFonts w:ascii="Arial" w:hAnsi="Arial" w:cs="Arial"/>
          <w:b/>
          <w:color w:val="auto"/>
        </w:rPr>
      </w:pPr>
    </w:p>
    <w:p w14:paraId="5E0B8E4F" w14:textId="77777777" w:rsidR="007F5702" w:rsidRDefault="007F5702" w:rsidP="003527A0">
      <w:pPr>
        <w:pStyle w:val="Ttulo2"/>
        <w:rPr>
          <w:rFonts w:ascii="Arial" w:hAnsi="Arial" w:cs="Arial"/>
          <w:b/>
          <w:color w:val="auto"/>
        </w:rPr>
      </w:pPr>
    </w:p>
    <w:p w14:paraId="70B7100F" w14:textId="77777777" w:rsidR="007F5702" w:rsidRDefault="007F5702" w:rsidP="003527A0">
      <w:pPr>
        <w:pStyle w:val="Ttulo2"/>
        <w:rPr>
          <w:rFonts w:ascii="Arial" w:hAnsi="Arial" w:cs="Arial"/>
          <w:b/>
          <w:color w:val="auto"/>
        </w:rPr>
      </w:pPr>
    </w:p>
    <w:p w14:paraId="45737B02" w14:textId="77777777" w:rsidR="007F5702" w:rsidRDefault="007F5702" w:rsidP="003527A0">
      <w:pPr>
        <w:pStyle w:val="Ttulo2"/>
        <w:rPr>
          <w:rFonts w:ascii="Arial" w:hAnsi="Arial" w:cs="Arial"/>
          <w:b/>
          <w:color w:val="auto"/>
        </w:rPr>
      </w:pPr>
    </w:p>
    <w:p w14:paraId="6F502122" w14:textId="77777777" w:rsidR="007F5702" w:rsidRDefault="007F5702" w:rsidP="003527A0">
      <w:pPr>
        <w:pStyle w:val="Ttulo2"/>
        <w:rPr>
          <w:rFonts w:ascii="Arial" w:hAnsi="Arial" w:cs="Arial"/>
          <w:b/>
          <w:color w:val="auto"/>
        </w:rPr>
      </w:pPr>
    </w:p>
    <w:p w14:paraId="4A3EA05B" w14:textId="77777777" w:rsidR="007F5702" w:rsidRDefault="007F5702" w:rsidP="003527A0">
      <w:pPr>
        <w:pStyle w:val="Ttulo2"/>
        <w:rPr>
          <w:rFonts w:ascii="Arial" w:hAnsi="Arial" w:cs="Arial"/>
          <w:b/>
          <w:color w:val="auto"/>
        </w:rPr>
      </w:pPr>
    </w:p>
    <w:p w14:paraId="2A99B473" w14:textId="77777777" w:rsidR="007F5702" w:rsidRDefault="007F5702" w:rsidP="003527A0">
      <w:pPr>
        <w:pStyle w:val="Ttulo2"/>
        <w:rPr>
          <w:rFonts w:ascii="Arial" w:hAnsi="Arial" w:cs="Arial"/>
          <w:b/>
          <w:color w:val="auto"/>
        </w:rPr>
      </w:pPr>
    </w:p>
    <w:p w14:paraId="32DCABCC" w14:textId="77777777" w:rsidR="007F5702" w:rsidRDefault="007F5702" w:rsidP="007F5702"/>
    <w:p w14:paraId="5899F21F" w14:textId="77777777" w:rsidR="007F5702" w:rsidRDefault="007F5702" w:rsidP="007F5702"/>
    <w:p w14:paraId="5418EAB7" w14:textId="77777777" w:rsidR="007F5702" w:rsidRPr="007F5702" w:rsidRDefault="007F5702" w:rsidP="007F5702"/>
    <w:p w14:paraId="15AFC2B6" w14:textId="6E32B6BF" w:rsidR="00F03B30" w:rsidRDefault="003527A0" w:rsidP="003527A0">
      <w:pPr>
        <w:pStyle w:val="Ttulo2"/>
        <w:rPr>
          <w:rFonts w:ascii="Arial" w:hAnsi="Arial" w:cs="Arial"/>
          <w:b/>
          <w:color w:val="auto"/>
        </w:rPr>
      </w:pPr>
      <w:r>
        <w:rPr>
          <w:rFonts w:ascii="Arial" w:hAnsi="Arial" w:cs="Arial"/>
          <w:b/>
          <w:color w:val="auto"/>
        </w:rPr>
        <w:lastRenderedPageBreak/>
        <w:t>Estrategia de Pruebas</w:t>
      </w:r>
      <w:bookmarkEnd w:id="24"/>
    </w:p>
    <w:p w14:paraId="5601D058" w14:textId="51DB41AD" w:rsidR="0058512E" w:rsidRDefault="00230AD9">
      <w:pPr>
        <w:rPr>
          <w:rFonts w:ascii="Arial" w:hAnsi="Arial" w:cs="Arial"/>
          <w:sz w:val="24"/>
          <w:szCs w:val="24"/>
        </w:rPr>
      </w:pPr>
      <w:r>
        <w:rPr>
          <w:rFonts w:ascii="Arial" w:hAnsi="Arial" w:cs="Arial"/>
          <w:sz w:val="24"/>
          <w:szCs w:val="24"/>
        </w:rPr>
        <w:t xml:space="preserve">Las pruebas de </w:t>
      </w:r>
      <w:r w:rsidR="00B9503B">
        <w:rPr>
          <w:rFonts w:ascii="Arial" w:hAnsi="Arial" w:cs="Arial"/>
          <w:sz w:val="24"/>
          <w:szCs w:val="24"/>
        </w:rPr>
        <w:t xml:space="preserve">Caja </w:t>
      </w:r>
      <w:r w:rsidR="00D31038">
        <w:rPr>
          <w:rFonts w:ascii="Arial" w:hAnsi="Arial" w:cs="Arial"/>
          <w:sz w:val="24"/>
          <w:szCs w:val="24"/>
        </w:rPr>
        <w:t xml:space="preserve">Negra muestran que el sistema </w:t>
      </w:r>
      <w:r w:rsidR="0058512E">
        <w:rPr>
          <w:rFonts w:ascii="Arial" w:hAnsi="Arial" w:cs="Arial"/>
          <w:sz w:val="24"/>
          <w:szCs w:val="24"/>
        </w:rPr>
        <w:t>haga lo que tiene que hacer, pero sin importar como lo hace.</w:t>
      </w:r>
    </w:p>
    <w:p w14:paraId="5AABFE3D" w14:textId="396273C3" w:rsidR="0058512E" w:rsidRDefault="0058512E">
      <w:pPr>
        <w:rPr>
          <w:rFonts w:ascii="Arial" w:hAnsi="Arial" w:cs="Arial"/>
          <w:sz w:val="24"/>
          <w:szCs w:val="24"/>
        </w:rPr>
      </w:pPr>
      <w:r>
        <w:rPr>
          <w:rFonts w:ascii="Arial" w:hAnsi="Arial" w:cs="Arial"/>
          <w:sz w:val="24"/>
          <w:szCs w:val="24"/>
        </w:rPr>
        <w:t xml:space="preserve">Las </w:t>
      </w:r>
      <w:r w:rsidR="00372C30">
        <w:rPr>
          <w:rFonts w:ascii="Arial" w:hAnsi="Arial" w:cs="Arial"/>
          <w:sz w:val="24"/>
          <w:szCs w:val="24"/>
        </w:rPr>
        <w:t xml:space="preserve">pruebas de </w:t>
      </w:r>
      <w:r w:rsidR="00CE174E">
        <w:rPr>
          <w:rFonts w:ascii="Arial" w:hAnsi="Arial" w:cs="Arial"/>
          <w:sz w:val="24"/>
          <w:szCs w:val="24"/>
        </w:rPr>
        <w:t xml:space="preserve">Caja Blanca muestran las funciones internas de </w:t>
      </w:r>
      <w:r w:rsidR="00650AC1">
        <w:rPr>
          <w:rFonts w:ascii="Arial" w:hAnsi="Arial" w:cs="Arial"/>
          <w:sz w:val="24"/>
          <w:szCs w:val="24"/>
        </w:rPr>
        <w:t xml:space="preserve">un </w:t>
      </w:r>
      <w:r w:rsidR="001D3CFE">
        <w:rPr>
          <w:rFonts w:ascii="Arial" w:hAnsi="Arial" w:cs="Arial"/>
          <w:sz w:val="24"/>
          <w:szCs w:val="24"/>
        </w:rPr>
        <w:t>módulo</w:t>
      </w:r>
      <w:r w:rsidR="00650AC1">
        <w:rPr>
          <w:rFonts w:ascii="Arial" w:hAnsi="Arial" w:cs="Arial"/>
          <w:sz w:val="24"/>
          <w:szCs w:val="24"/>
        </w:rPr>
        <w:t xml:space="preserve">, esto ayuda a corregir </w:t>
      </w:r>
      <w:r w:rsidR="001D3CFE">
        <w:rPr>
          <w:rFonts w:ascii="Arial" w:hAnsi="Arial" w:cs="Arial"/>
          <w:sz w:val="24"/>
          <w:szCs w:val="24"/>
        </w:rPr>
        <w:t>los problemas que el algoritmo pueda tener.</w:t>
      </w:r>
    </w:p>
    <w:tbl>
      <w:tblPr>
        <w:tblStyle w:val="Tablaconcuadrcula4-nfasis2"/>
        <w:tblW w:w="0" w:type="auto"/>
        <w:tblLook w:val="04A0" w:firstRow="1" w:lastRow="0" w:firstColumn="1" w:lastColumn="0" w:noHBand="0" w:noVBand="1"/>
      </w:tblPr>
      <w:tblGrid>
        <w:gridCol w:w="2942"/>
        <w:gridCol w:w="2943"/>
        <w:gridCol w:w="2943"/>
      </w:tblGrid>
      <w:tr w:rsidR="003A5F29" w14:paraId="3F50127A" w14:textId="77777777" w:rsidTr="003A5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FEC4A45" w14:textId="33BF7963" w:rsidR="003A5F29" w:rsidRPr="003A5F29" w:rsidRDefault="003A5F29" w:rsidP="003A5F29">
            <w:pPr>
              <w:jc w:val="center"/>
              <w:rPr>
                <w:rFonts w:ascii="Arial" w:hAnsi="Arial" w:cs="Arial"/>
                <w:b w:val="0"/>
                <w:sz w:val="24"/>
                <w:szCs w:val="24"/>
              </w:rPr>
            </w:pPr>
            <w:r w:rsidRPr="003A5F29">
              <w:rPr>
                <w:rFonts w:ascii="Arial" w:hAnsi="Arial" w:cs="Arial"/>
                <w:sz w:val="24"/>
                <w:szCs w:val="24"/>
              </w:rPr>
              <w:t>Prueba/Técnica</w:t>
            </w:r>
          </w:p>
        </w:tc>
        <w:tc>
          <w:tcPr>
            <w:tcW w:w="2943" w:type="dxa"/>
          </w:tcPr>
          <w:p w14:paraId="76E9EA37" w14:textId="69D371AF" w:rsidR="003A5F29" w:rsidRPr="003A5F29" w:rsidRDefault="003A5F29" w:rsidP="003A5F2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3A5F29">
              <w:rPr>
                <w:rFonts w:ascii="Arial" w:hAnsi="Arial" w:cs="Arial"/>
                <w:sz w:val="24"/>
                <w:szCs w:val="24"/>
              </w:rPr>
              <w:t>Nivel</w:t>
            </w:r>
          </w:p>
        </w:tc>
        <w:tc>
          <w:tcPr>
            <w:tcW w:w="2943" w:type="dxa"/>
          </w:tcPr>
          <w:p w14:paraId="06CB462E" w14:textId="4BFC5C37" w:rsidR="003A5F29" w:rsidRPr="003A5F29" w:rsidRDefault="003A5F29" w:rsidP="003A5F2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3A5F29">
              <w:rPr>
                <w:rFonts w:ascii="Arial" w:hAnsi="Arial" w:cs="Arial"/>
                <w:sz w:val="24"/>
                <w:szCs w:val="24"/>
              </w:rPr>
              <w:t>Momento</w:t>
            </w:r>
          </w:p>
        </w:tc>
      </w:tr>
      <w:tr w:rsidR="003A5F29" w14:paraId="20338446" w14:textId="77777777" w:rsidTr="0031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Merge w:val="restart"/>
          </w:tcPr>
          <w:p w14:paraId="7DE19BE5" w14:textId="2C33DE61" w:rsidR="003A5F29" w:rsidRDefault="003A5F29" w:rsidP="000F63F2">
            <w:pPr>
              <w:jc w:val="center"/>
              <w:rPr>
                <w:rFonts w:ascii="Arial" w:hAnsi="Arial" w:cs="Arial"/>
                <w:sz w:val="24"/>
                <w:szCs w:val="24"/>
              </w:rPr>
            </w:pPr>
            <w:r>
              <w:rPr>
                <w:rFonts w:ascii="Arial" w:hAnsi="Arial" w:cs="Arial"/>
                <w:sz w:val="24"/>
                <w:szCs w:val="24"/>
              </w:rPr>
              <w:t>Caja Negra</w:t>
            </w:r>
          </w:p>
        </w:tc>
        <w:tc>
          <w:tcPr>
            <w:tcW w:w="2943" w:type="dxa"/>
          </w:tcPr>
          <w:p w14:paraId="5326AEA1" w14:textId="6F93615D" w:rsidR="003A5F29" w:rsidRDefault="003A5F29" w:rsidP="000F63F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Unidad</w:t>
            </w:r>
          </w:p>
        </w:tc>
        <w:tc>
          <w:tcPr>
            <w:tcW w:w="2943" w:type="dxa"/>
          </w:tcPr>
          <w:p w14:paraId="0E063BDF" w14:textId="1AE0DBE3" w:rsidR="003A5F29" w:rsidRDefault="00C31FDA" w:rsidP="000F63F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Al i</w:t>
            </w:r>
            <w:r w:rsidR="00416EFE">
              <w:rPr>
                <w:rFonts w:ascii="Arial" w:hAnsi="Arial" w:cs="Arial"/>
                <w:sz w:val="24"/>
                <w:szCs w:val="24"/>
              </w:rPr>
              <w:t xml:space="preserve">niciar sesión como </w:t>
            </w:r>
            <w:r w:rsidR="00FF0B60">
              <w:rPr>
                <w:rFonts w:ascii="Arial" w:hAnsi="Arial" w:cs="Arial"/>
                <w:sz w:val="24"/>
                <w:szCs w:val="24"/>
              </w:rPr>
              <w:t>administrador</w:t>
            </w:r>
            <w:r w:rsidR="003920C5">
              <w:rPr>
                <w:rFonts w:ascii="Arial" w:hAnsi="Arial" w:cs="Arial"/>
                <w:sz w:val="24"/>
                <w:szCs w:val="24"/>
              </w:rPr>
              <w:t xml:space="preserve"> </w:t>
            </w:r>
            <w:r w:rsidR="00FF0B60">
              <w:rPr>
                <w:rFonts w:ascii="Arial" w:hAnsi="Arial" w:cs="Arial"/>
                <w:sz w:val="24"/>
                <w:szCs w:val="24"/>
              </w:rPr>
              <w:t xml:space="preserve">o </w:t>
            </w:r>
            <w:r w:rsidR="003120B4">
              <w:rPr>
                <w:rFonts w:ascii="Arial" w:hAnsi="Arial" w:cs="Arial"/>
                <w:sz w:val="24"/>
                <w:szCs w:val="24"/>
              </w:rPr>
              <w:t>usuario</w:t>
            </w:r>
          </w:p>
        </w:tc>
      </w:tr>
      <w:tr w:rsidR="003A5F29" w14:paraId="1F36621B" w14:textId="77777777" w:rsidTr="00317ED3">
        <w:tc>
          <w:tcPr>
            <w:cnfStyle w:val="001000000000" w:firstRow="0" w:lastRow="0" w:firstColumn="1" w:lastColumn="0" w:oddVBand="0" w:evenVBand="0" w:oddHBand="0" w:evenHBand="0" w:firstRowFirstColumn="0" w:firstRowLastColumn="0" w:lastRowFirstColumn="0" w:lastRowLastColumn="0"/>
            <w:tcW w:w="2942" w:type="dxa"/>
            <w:vMerge/>
          </w:tcPr>
          <w:p w14:paraId="736635FC" w14:textId="77777777" w:rsidR="003A5F29" w:rsidRDefault="003A5F29">
            <w:pPr>
              <w:rPr>
                <w:rFonts w:ascii="Arial" w:hAnsi="Arial" w:cs="Arial"/>
                <w:sz w:val="24"/>
                <w:szCs w:val="24"/>
              </w:rPr>
            </w:pPr>
          </w:p>
        </w:tc>
        <w:tc>
          <w:tcPr>
            <w:tcW w:w="2943" w:type="dxa"/>
          </w:tcPr>
          <w:p w14:paraId="33320C78" w14:textId="69DECD3E" w:rsidR="003A5F29" w:rsidRDefault="000F63F2" w:rsidP="00DC03C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Integración</w:t>
            </w:r>
          </w:p>
        </w:tc>
        <w:tc>
          <w:tcPr>
            <w:tcW w:w="2943" w:type="dxa"/>
          </w:tcPr>
          <w:p w14:paraId="22151E41" w14:textId="1FD8CACC" w:rsidR="003A5F29" w:rsidRDefault="000F63F2" w:rsidP="00DC03C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 operar las 24 horas</w:t>
            </w:r>
            <w:r w:rsidR="009A4B8C">
              <w:rPr>
                <w:rFonts w:ascii="Arial" w:hAnsi="Arial" w:cs="Arial"/>
                <w:sz w:val="24"/>
                <w:szCs w:val="24"/>
              </w:rPr>
              <w:t xml:space="preserve">, 5 </w:t>
            </w:r>
            <w:r w:rsidR="00DC03C0">
              <w:rPr>
                <w:rFonts w:ascii="Arial" w:hAnsi="Arial" w:cs="Arial"/>
                <w:sz w:val="24"/>
                <w:szCs w:val="24"/>
              </w:rPr>
              <w:t>días</w:t>
            </w:r>
            <w:r w:rsidR="009A4B8C">
              <w:rPr>
                <w:rFonts w:ascii="Arial" w:hAnsi="Arial" w:cs="Arial"/>
                <w:sz w:val="24"/>
                <w:szCs w:val="24"/>
              </w:rPr>
              <w:t xml:space="preserve"> a la semana</w:t>
            </w:r>
            <w:r w:rsidR="00DC03C0">
              <w:rPr>
                <w:rFonts w:ascii="Arial" w:hAnsi="Arial" w:cs="Arial"/>
                <w:sz w:val="24"/>
                <w:szCs w:val="24"/>
              </w:rPr>
              <w:t xml:space="preserve"> 365 días del año</w:t>
            </w:r>
          </w:p>
        </w:tc>
      </w:tr>
      <w:tr w:rsidR="003A5F29" w14:paraId="5D7754B7" w14:textId="77777777" w:rsidTr="0031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Merge/>
          </w:tcPr>
          <w:p w14:paraId="045E6C05" w14:textId="77777777" w:rsidR="003A5F29" w:rsidRDefault="003A5F29" w:rsidP="00DC03C0">
            <w:pPr>
              <w:jc w:val="center"/>
              <w:rPr>
                <w:rFonts w:ascii="Arial" w:hAnsi="Arial" w:cs="Arial"/>
                <w:sz w:val="24"/>
                <w:szCs w:val="24"/>
              </w:rPr>
            </w:pPr>
          </w:p>
        </w:tc>
        <w:tc>
          <w:tcPr>
            <w:tcW w:w="2943" w:type="dxa"/>
          </w:tcPr>
          <w:p w14:paraId="3562B6DC" w14:textId="014937E6" w:rsidR="003A5F29" w:rsidRDefault="000E0C65" w:rsidP="00DC03C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Sistema</w:t>
            </w:r>
          </w:p>
        </w:tc>
        <w:tc>
          <w:tcPr>
            <w:tcW w:w="2943" w:type="dxa"/>
          </w:tcPr>
          <w:p w14:paraId="270DF4DC" w14:textId="6499DB2E" w:rsidR="003A5F29" w:rsidRDefault="000B3010" w:rsidP="00DC03C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Al acceder a cualquier función </w:t>
            </w:r>
            <w:r w:rsidR="000035EE">
              <w:rPr>
                <w:rFonts w:ascii="Arial" w:hAnsi="Arial" w:cs="Arial"/>
                <w:sz w:val="24"/>
                <w:szCs w:val="24"/>
              </w:rPr>
              <w:t>en menos de 10 segundos</w:t>
            </w:r>
          </w:p>
        </w:tc>
      </w:tr>
      <w:tr w:rsidR="003A5F29" w14:paraId="7609E62B" w14:textId="77777777" w:rsidTr="00317ED3">
        <w:tc>
          <w:tcPr>
            <w:cnfStyle w:val="001000000000" w:firstRow="0" w:lastRow="0" w:firstColumn="1" w:lastColumn="0" w:oddVBand="0" w:evenVBand="0" w:oddHBand="0" w:evenHBand="0" w:firstRowFirstColumn="0" w:firstRowLastColumn="0" w:lastRowFirstColumn="0" w:lastRowLastColumn="0"/>
            <w:tcW w:w="2942" w:type="dxa"/>
            <w:vMerge/>
          </w:tcPr>
          <w:p w14:paraId="45F9E48B" w14:textId="77777777" w:rsidR="003A5F29" w:rsidRDefault="003A5F29" w:rsidP="00DC03C0">
            <w:pPr>
              <w:jc w:val="center"/>
              <w:rPr>
                <w:rFonts w:ascii="Arial" w:hAnsi="Arial" w:cs="Arial"/>
                <w:sz w:val="24"/>
                <w:szCs w:val="24"/>
              </w:rPr>
            </w:pPr>
          </w:p>
        </w:tc>
        <w:tc>
          <w:tcPr>
            <w:tcW w:w="2943" w:type="dxa"/>
          </w:tcPr>
          <w:p w14:paraId="1EC19033" w14:textId="59F0BAF5" w:rsidR="003A5F29" w:rsidRDefault="00DD7719" w:rsidP="00DC03C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Aceptación</w:t>
            </w:r>
          </w:p>
        </w:tc>
        <w:tc>
          <w:tcPr>
            <w:tcW w:w="2943" w:type="dxa"/>
          </w:tcPr>
          <w:p w14:paraId="02C5B6FE" w14:textId="5CB4FB02" w:rsidR="003A5F29" w:rsidRDefault="00DD7719" w:rsidP="00DC03C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 poner en función el sistema para los usuarios</w:t>
            </w:r>
          </w:p>
        </w:tc>
      </w:tr>
      <w:tr w:rsidR="003A5F29" w14:paraId="55BF5B86" w14:textId="77777777" w:rsidTr="0031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Merge w:val="restart"/>
          </w:tcPr>
          <w:p w14:paraId="74CFECCB" w14:textId="42F740DE" w:rsidR="003A5F29" w:rsidRDefault="00B25151" w:rsidP="00DC03C0">
            <w:pPr>
              <w:jc w:val="center"/>
              <w:rPr>
                <w:rFonts w:ascii="Arial" w:hAnsi="Arial" w:cs="Arial"/>
                <w:sz w:val="24"/>
                <w:szCs w:val="24"/>
              </w:rPr>
            </w:pPr>
            <w:r>
              <w:rPr>
                <w:rFonts w:ascii="Arial" w:hAnsi="Arial" w:cs="Arial"/>
                <w:sz w:val="24"/>
                <w:szCs w:val="24"/>
              </w:rPr>
              <w:t>Ca</w:t>
            </w:r>
            <w:r w:rsidR="00B1319B">
              <w:rPr>
                <w:rFonts w:ascii="Arial" w:hAnsi="Arial" w:cs="Arial"/>
                <w:sz w:val="24"/>
                <w:szCs w:val="24"/>
              </w:rPr>
              <w:t>ja Blanca</w:t>
            </w:r>
          </w:p>
        </w:tc>
        <w:tc>
          <w:tcPr>
            <w:tcW w:w="2943" w:type="dxa"/>
          </w:tcPr>
          <w:p w14:paraId="67BC0B2D" w14:textId="50D8694A" w:rsidR="003A5F29" w:rsidRDefault="00B1319B" w:rsidP="00DC03C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Unidad</w:t>
            </w:r>
          </w:p>
        </w:tc>
        <w:tc>
          <w:tcPr>
            <w:tcW w:w="2943" w:type="dxa"/>
          </w:tcPr>
          <w:p w14:paraId="340598B0" w14:textId="345FD7A5" w:rsidR="003A5F29" w:rsidRDefault="00B1319B" w:rsidP="00DC03C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Al realizar pruebas </w:t>
            </w:r>
            <w:r w:rsidR="00CE4783">
              <w:rPr>
                <w:rFonts w:ascii="Arial" w:hAnsi="Arial" w:cs="Arial"/>
                <w:sz w:val="24"/>
                <w:szCs w:val="24"/>
              </w:rPr>
              <w:t xml:space="preserve">en un </w:t>
            </w:r>
            <w:r w:rsidR="0047730D">
              <w:rPr>
                <w:rFonts w:ascii="Arial" w:hAnsi="Arial" w:cs="Arial"/>
                <w:sz w:val="24"/>
                <w:szCs w:val="24"/>
              </w:rPr>
              <w:t>teléfono móvil</w:t>
            </w:r>
          </w:p>
        </w:tc>
      </w:tr>
      <w:tr w:rsidR="003A5F29" w14:paraId="3C2D6692" w14:textId="77777777" w:rsidTr="00317ED3">
        <w:tc>
          <w:tcPr>
            <w:cnfStyle w:val="001000000000" w:firstRow="0" w:lastRow="0" w:firstColumn="1" w:lastColumn="0" w:oddVBand="0" w:evenVBand="0" w:oddHBand="0" w:evenHBand="0" w:firstRowFirstColumn="0" w:firstRowLastColumn="0" w:lastRowFirstColumn="0" w:lastRowLastColumn="0"/>
            <w:tcW w:w="2942" w:type="dxa"/>
            <w:vMerge/>
          </w:tcPr>
          <w:p w14:paraId="2926F760" w14:textId="77777777" w:rsidR="003A5F29" w:rsidRDefault="003A5F29" w:rsidP="00DC03C0">
            <w:pPr>
              <w:jc w:val="center"/>
              <w:rPr>
                <w:rFonts w:ascii="Arial" w:hAnsi="Arial" w:cs="Arial"/>
                <w:sz w:val="24"/>
                <w:szCs w:val="24"/>
              </w:rPr>
            </w:pPr>
          </w:p>
        </w:tc>
        <w:tc>
          <w:tcPr>
            <w:tcW w:w="2943" w:type="dxa"/>
          </w:tcPr>
          <w:p w14:paraId="56ECF398" w14:textId="502A8E34" w:rsidR="003A5F29" w:rsidRDefault="00F463A7" w:rsidP="00DC03C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Integración</w:t>
            </w:r>
          </w:p>
        </w:tc>
        <w:tc>
          <w:tcPr>
            <w:tcW w:w="2943" w:type="dxa"/>
          </w:tcPr>
          <w:p w14:paraId="5B49E044" w14:textId="49758018" w:rsidR="003A5F29" w:rsidRDefault="0047730D" w:rsidP="00DC03C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Al enlazar Bueno, Bonito y Barato con un </w:t>
            </w:r>
            <w:r w:rsidR="003C356B">
              <w:rPr>
                <w:rFonts w:ascii="Arial" w:hAnsi="Arial" w:cs="Arial"/>
                <w:sz w:val="24"/>
                <w:szCs w:val="24"/>
              </w:rPr>
              <w:t>sistema</w:t>
            </w:r>
            <w:r w:rsidR="00F463A7">
              <w:rPr>
                <w:rFonts w:ascii="Arial" w:hAnsi="Arial" w:cs="Arial"/>
                <w:sz w:val="24"/>
                <w:szCs w:val="24"/>
              </w:rPr>
              <w:t xml:space="preserve"> de Base de Datos</w:t>
            </w:r>
          </w:p>
        </w:tc>
      </w:tr>
      <w:tr w:rsidR="003A5F29" w14:paraId="46D9A0B2" w14:textId="77777777" w:rsidTr="0031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Merge/>
          </w:tcPr>
          <w:p w14:paraId="34C4CF06" w14:textId="77777777" w:rsidR="003A5F29" w:rsidRDefault="003A5F29" w:rsidP="00DC03C0">
            <w:pPr>
              <w:jc w:val="center"/>
              <w:rPr>
                <w:rFonts w:ascii="Arial" w:hAnsi="Arial" w:cs="Arial"/>
                <w:sz w:val="24"/>
                <w:szCs w:val="24"/>
              </w:rPr>
            </w:pPr>
          </w:p>
        </w:tc>
        <w:tc>
          <w:tcPr>
            <w:tcW w:w="2943" w:type="dxa"/>
          </w:tcPr>
          <w:p w14:paraId="7D46E6CD" w14:textId="4810457F" w:rsidR="003A5F29" w:rsidRDefault="00F463A7" w:rsidP="00DC03C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Sistema</w:t>
            </w:r>
          </w:p>
        </w:tc>
        <w:tc>
          <w:tcPr>
            <w:tcW w:w="2943" w:type="dxa"/>
          </w:tcPr>
          <w:p w14:paraId="24114D92" w14:textId="70D74487" w:rsidR="003A5F29" w:rsidRDefault="00A46DD9" w:rsidP="00DC03C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Al actualizar los datos del menú y los datos de los establecimientos</w:t>
            </w:r>
          </w:p>
        </w:tc>
      </w:tr>
      <w:tr w:rsidR="00A46DD9" w14:paraId="4D773913" w14:textId="77777777" w:rsidTr="00317ED3">
        <w:tc>
          <w:tcPr>
            <w:cnfStyle w:val="001000000000" w:firstRow="0" w:lastRow="0" w:firstColumn="1" w:lastColumn="0" w:oddVBand="0" w:evenVBand="0" w:oddHBand="0" w:evenHBand="0" w:firstRowFirstColumn="0" w:firstRowLastColumn="0" w:lastRowFirstColumn="0" w:lastRowLastColumn="0"/>
            <w:tcW w:w="2942" w:type="dxa"/>
            <w:vMerge/>
          </w:tcPr>
          <w:p w14:paraId="5CCFB6CD" w14:textId="77777777" w:rsidR="00A46DD9" w:rsidRDefault="00A46DD9" w:rsidP="00DC03C0">
            <w:pPr>
              <w:jc w:val="center"/>
              <w:rPr>
                <w:rFonts w:ascii="Arial" w:hAnsi="Arial" w:cs="Arial"/>
                <w:sz w:val="24"/>
                <w:szCs w:val="24"/>
              </w:rPr>
            </w:pPr>
          </w:p>
        </w:tc>
        <w:tc>
          <w:tcPr>
            <w:tcW w:w="2943" w:type="dxa"/>
          </w:tcPr>
          <w:p w14:paraId="27A4ADFE" w14:textId="188E48DB" w:rsidR="00A46DD9" w:rsidRDefault="00A46DD9" w:rsidP="00DC03C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Aceptación</w:t>
            </w:r>
          </w:p>
        </w:tc>
        <w:tc>
          <w:tcPr>
            <w:tcW w:w="2943" w:type="dxa"/>
          </w:tcPr>
          <w:p w14:paraId="73B3A2BE" w14:textId="1485B77C" w:rsidR="00A46DD9" w:rsidRDefault="00790681" w:rsidP="00DC03C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Al </w:t>
            </w:r>
            <w:r w:rsidR="0086647F">
              <w:rPr>
                <w:rFonts w:ascii="Arial" w:hAnsi="Arial" w:cs="Arial"/>
                <w:sz w:val="24"/>
                <w:szCs w:val="24"/>
              </w:rPr>
              <w:t>tener una interfaz sencilla de usar</w:t>
            </w:r>
          </w:p>
        </w:tc>
      </w:tr>
    </w:tbl>
    <w:p w14:paraId="426E5876" w14:textId="77777777" w:rsidR="001D3CFE" w:rsidRPr="0058512E" w:rsidRDefault="001D3CFE">
      <w:pPr>
        <w:rPr>
          <w:rFonts w:ascii="Arial" w:hAnsi="Arial" w:cs="Arial"/>
          <w:sz w:val="24"/>
          <w:szCs w:val="24"/>
        </w:rPr>
      </w:pPr>
    </w:p>
    <w:p w14:paraId="63EA7611" w14:textId="3047DECB" w:rsidR="003527A0" w:rsidRDefault="00F03B30" w:rsidP="00C63B35">
      <w:pPr>
        <w:pStyle w:val="Ttulo2"/>
        <w:spacing w:line="360" w:lineRule="auto"/>
        <w:jc w:val="both"/>
        <w:rPr>
          <w:rFonts w:ascii="Arial" w:hAnsi="Arial" w:cs="Arial"/>
          <w:b/>
          <w:color w:val="auto"/>
        </w:rPr>
      </w:pPr>
      <w:bookmarkStart w:id="25" w:name="_Toc8934133"/>
      <w:r>
        <w:rPr>
          <w:rFonts w:ascii="Arial" w:hAnsi="Arial" w:cs="Arial"/>
          <w:b/>
          <w:color w:val="auto"/>
        </w:rPr>
        <w:t>Arquitectura de Información</w:t>
      </w:r>
      <w:bookmarkEnd w:id="25"/>
    </w:p>
    <w:p w14:paraId="3AF20FE6" w14:textId="77777777" w:rsidR="00F03B30" w:rsidRDefault="00F03B30" w:rsidP="00C63B35">
      <w:pPr>
        <w:spacing w:line="360" w:lineRule="auto"/>
        <w:jc w:val="both"/>
        <w:rPr>
          <w:rFonts w:ascii="Arial" w:hAnsi="Arial" w:cs="Arial"/>
          <w:sz w:val="24"/>
          <w:szCs w:val="24"/>
        </w:rPr>
      </w:pPr>
    </w:p>
    <w:p w14:paraId="63587433" w14:textId="04FB3555" w:rsidR="004227B0" w:rsidRDefault="004227B0" w:rsidP="00C63B35">
      <w:pPr>
        <w:spacing w:line="360" w:lineRule="auto"/>
        <w:jc w:val="both"/>
        <w:rPr>
          <w:rFonts w:ascii="Arial" w:hAnsi="Arial" w:cs="Arial"/>
          <w:sz w:val="24"/>
          <w:szCs w:val="24"/>
        </w:rPr>
      </w:pPr>
      <w:r>
        <w:rPr>
          <w:rFonts w:ascii="Arial" w:hAnsi="Arial" w:cs="Arial"/>
          <w:sz w:val="24"/>
          <w:szCs w:val="24"/>
        </w:rPr>
        <w:t>Objetivos del proyecto:</w:t>
      </w:r>
    </w:p>
    <w:p w14:paraId="7666ABEC" w14:textId="04FB3555" w:rsidR="004227B0" w:rsidRDefault="004227B0" w:rsidP="00C63B35">
      <w:pPr>
        <w:pStyle w:val="Prrafodelista"/>
        <w:numPr>
          <w:ilvl w:val="0"/>
          <w:numId w:val="11"/>
        </w:numPr>
        <w:spacing w:line="360" w:lineRule="auto"/>
        <w:jc w:val="both"/>
        <w:rPr>
          <w:rFonts w:ascii="Arial" w:hAnsi="Arial" w:cs="Arial"/>
          <w:sz w:val="24"/>
          <w:szCs w:val="24"/>
        </w:rPr>
      </w:pPr>
      <w:r>
        <w:rPr>
          <w:rFonts w:ascii="Arial" w:hAnsi="Arial" w:cs="Arial"/>
          <w:sz w:val="24"/>
          <w:szCs w:val="24"/>
        </w:rPr>
        <w:t xml:space="preserve">Ayudar a los estudiantes universitarios a </w:t>
      </w:r>
      <w:r w:rsidR="009D0104">
        <w:rPr>
          <w:rFonts w:ascii="Arial" w:hAnsi="Arial" w:cs="Arial"/>
          <w:sz w:val="24"/>
          <w:szCs w:val="24"/>
        </w:rPr>
        <w:t>mejorar su alimentación</w:t>
      </w:r>
    </w:p>
    <w:p w14:paraId="3B666BB7" w14:textId="5F3AFD88" w:rsidR="009D0104" w:rsidRDefault="009D0104" w:rsidP="00C63B35">
      <w:pPr>
        <w:pStyle w:val="Prrafodelista"/>
        <w:numPr>
          <w:ilvl w:val="0"/>
          <w:numId w:val="11"/>
        </w:numPr>
        <w:spacing w:line="360" w:lineRule="auto"/>
        <w:jc w:val="both"/>
        <w:rPr>
          <w:rFonts w:ascii="Arial" w:hAnsi="Arial" w:cs="Arial"/>
          <w:sz w:val="24"/>
          <w:szCs w:val="24"/>
        </w:rPr>
      </w:pPr>
      <w:r>
        <w:rPr>
          <w:rFonts w:ascii="Arial" w:hAnsi="Arial" w:cs="Arial"/>
          <w:sz w:val="24"/>
          <w:szCs w:val="24"/>
        </w:rPr>
        <w:t>Facilitar la alimentación correcta con base en su presupuesto</w:t>
      </w:r>
    </w:p>
    <w:p w14:paraId="751AB6F5" w14:textId="233CE652" w:rsidR="003C49EA" w:rsidRDefault="003C49EA" w:rsidP="00C63B35">
      <w:pPr>
        <w:pStyle w:val="Prrafodelista"/>
        <w:numPr>
          <w:ilvl w:val="0"/>
          <w:numId w:val="11"/>
        </w:numPr>
        <w:spacing w:line="360" w:lineRule="auto"/>
        <w:jc w:val="both"/>
        <w:rPr>
          <w:rFonts w:ascii="Arial" w:hAnsi="Arial" w:cs="Arial"/>
          <w:sz w:val="24"/>
          <w:szCs w:val="24"/>
        </w:rPr>
      </w:pPr>
      <w:r>
        <w:rPr>
          <w:rFonts w:ascii="Arial" w:hAnsi="Arial" w:cs="Arial"/>
          <w:sz w:val="24"/>
          <w:szCs w:val="24"/>
        </w:rPr>
        <w:t xml:space="preserve">Ayudar a los estudiantes </w:t>
      </w:r>
      <w:r w:rsidR="00060535">
        <w:rPr>
          <w:rFonts w:ascii="Arial" w:hAnsi="Arial" w:cs="Arial"/>
          <w:sz w:val="24"/>
          <w:szCs w:val="24"/>
        </w:rPr>
        <w:t>a encontrar lugares cercanos donde comer</w:t>
      </w:r>
    </w:p>
    <w:p w14:paraId="751D26A4" w14:textId="225DFD98" w:rsidR="00060535" w:rsidRDefault="00B450AF" w:rsidP="00C63B35">
      <w:pPr>
        <w:spacing w:line="360" w:lineRule="auto"/>
        <w:jc w:val="both"/>
        <w:rPr>
          <w:rFonts w:ascii="Arial" w:hAnsi="Arial" w:cs="Arial"/>
          <w:sz w:val="24"/>
          <w:szCs w:val="24"/>
        </w:rPr>
      </w:pPr>
      <w:r>
        <w:rPr>
          <w:rFonts w:ascii="Arial" w:hAnsi="Arial" w:cs="Arial"/>
          <w:sz w:val="24"/>
          <w:szCs w:val="24"/>
        </w:rPr>
        <w:t>Identificar Necesidades de los usuarios:</w:t>
      </w:r>
    </w:p>
    <w:p w14:paraId="725CABA2" w14:textId="225DFD98" w:rsidR="00B450AF" w:rsidRDefault="00B450AF" w:rsidP="00C63B35">
      <w:pPr>
        <w:pStyle w:val="Prrafodelista"/>
        <w:numPr>
          <w:ilvl w:val="0"/>
          <w:numId w:val="12"/>
        </w:numPr>
        <w:spacing w:line="360" w:lineRule="auto"/>
        <w:jc w:val="both"/>
        <w:rPr>
          <w:rFonts w:ascii="Arial" w:hAnsi="Arial" w:cs="Arial"/>
          <w:sz w:val="24"/>
          <w:szCs w:val="24"/>
        </w:rPr>
      </w:pPr>
      <w:r>
        <w:rPr>
          <w:rFonts w:ascii="Arial" w:hAnsi="Arial" w:cs="Arial"/>
          <w:sz w:val="24"/>
          <w:szCs w:val="24"/>
        </w:rPr>
        <w:t xml:space="preserve">Tener </w:t>
      </w:r>
      <w:r w:rsidR="00820DA7">
        <w:rPr>
          <w:rFonts w:ascii="Arial" w:hAnsi="Arial" w:cs="Arial"/>
          <w:sz w:val="24"/>
          <w:szCs w:val="24"/>
        </w:rPr>
        <w:t>un buen lugar donde comer</w:t>
      </w:r>
    </w:p>
    <w:p w14:paraId="0ABF6111" w14:textId="266B28E7" w:rsidR="00820DA7" w:rsidRDefault="00820DA7" w:rsidP="00C63B35">
      <w:pPr>
        <w:pStyle w:val="Prrafodelista"/>
        <w:numPr>
          <w:ilvl w:val="0"/>
          <w:numId w:val="12"/>
        </w:numPr>
        <w:spacing w:line="360" w:lineRule="auto"/>
        <w:jc w:val="both"/>
        <w:rPr>
          <w:rFonts w:ascii="Arial" w:hAnsi="Arial" w:cs="Arial"/>
          <w:sz w:val="24"/>
          <w:szCs w:val="24"/>
        </w:rPr>
      </w:pPr>
      <w:r>
        <w:rPr>
          <w:rFonts w:ascii="Arial" w:hAnsi="Arial" w:cs="Arial"/>
          <w:sz w:val="24"/>
          <w:szCs w:val="24"/>
        </w:rPr>
        <w:t>Administrar el dinero y gastar lo justo en comidas</w:t>
      </w:r>
    </w:p>
    <w:p w14:paraId="780CED52" w14:textId="63A4D129" w:rsidR="00582720" w:rsidRDefault="00582720" w:rsidP="00C63B35">
      <w:pPr>
        <w:pStyle w:val="Prrafodelista"/>
        <w:numPr>
          <w:ilvl w:val="0"/>
          <w:numId w:val="12"/>
        </w:numPr>
        <w:spacing w:line="360" w:lineRule="auto"/>
        <w:jc w:val="both"/>
        <w:rPr>
          <w:rFonts w:ascii="Arial" w:hAnsi="Arial" w:cs="Arial"/>
          <w:sz w:val="24"/>
          <w:szCs w:val="24"/>
        </w:rPr>
      </w:pPr>
      <w:r>
        <w:rPr>
          <w:rFonts w:ascii="Arial" w:hAnsi="Arial" w:cs="Arial"/>
          <w:sz w:val="24"/>
          <w:szCs w:val="24"/>
        </w:rPr>
        <w:t>Conocer los diferentes platillos que ofrece el establecimiento</w:t>
      </w:r>
    </w:p>
    <w:p w14:paraId="1EDEAFE3" w14:textId="63A4D129" w:rsidR="00582720" w:rsidRDefault="64A688DF" w:rsidP="00C63B35">
      <w:pPr>
        <w:spacing w:line="360" w:lineRule="auto"/>
        <w:jc w:val="both"/>
        <w:rPr>
          <w:rFonts w:ascii="Arial" w:hAnsi="Arial" w:cs="Arial"/>
          <w:sz w:val="24"/>
          <w:szCs w:val="24"/>
        </w:rPr>
      </w:pPr>
      <w:r w:rsidRPr="64A688DF">
        <w:rPr>
          <w:rFonts w:ascii="Arial" w:hAnsi="Arial" w:cs="Arial"/>
          <w:sz w:val="24"/>
          <w:szCs w:val="24"/>
        </w:rPr>
        <w:lastRenderedPageBreak/>
        <w:t>Información Necesaria:</w:t>
      </w:r>
    </w:p>
    <w:p w14:paraId="70C957CE" w14:textId="52CA53AE" w:rsidR="64A688DF" w:rsidRDefault="286948D3" w:rsidP="286948D3">
      <w:pPr>
        <w:pStyle w:val="Prrafodelista"/>
        <w:numPr>
          <w:ilvl w:val="0"/>
          <w:numId w:val="3"/>
        </w:numPr>
        <w:spacing w:line="360" w:lineRule="auto"/>
        <w:jc w:val="both"/>
        <w:rPr>
          <w:sz w:val="24"/>
          <w:szCs w:val="24"/>
        </w:rPr>
      </w:pPr>
      <w:r w:rsidRPr="286948D3">
        <w:rPr>
          <w:rFonts w:ascii="Arial" w:hAnsi="Arial" w:cs="Arial"/>
          <w:sz w:val="24"/>
          <w:szCs w:val="24"/>
        </w:rPr>
        <w:t>Datos personales: Nombre, correo electrónico y contraseña.</w:t>
      </w:r>
    </w:p>
    <w:p w14:paraId="7B72498B" w14:textId="1814BCC2" w:rsidR="64A688DF" w:rsidRDefault="0FD3915B" w:rsidP="64A688DF">
      <w:pPr>
        <w:pStyle w:val="Prrafodelista"/>
        <w:numPr>
          <w:ilvl w:val="0"/>
          <w:numId w:val="3"/>
        </w:numPr>
        <w:spacing w:line="360" w:lineRule="auto"/>
        <w:jc w:val="both"/>
        <w:rPr>
          <w:sz w:val="24"/>
          <w:szCs w:val="24"/>
        </w:rPr>
      </w:pPr>
      <w:r w:rsidRPr="0FD3915B">
        <w:rPr>
          <w:rFonts w:ascii="Arial" w:hAnsi="Arial" w:cs="Arial"/>
          <w:sz w:val="24"/>
          <w:szCs w:val="24"/>
        </w:rPr>
        <w:t>Datos del establecimiento: Nombre, Número de teléfono, ubicación, tipo de menú, precios, cuenta con establecimiento fijo.</w:t>
      </w:r>
    </w:p>
    <w:p w14:paraId="568EE279" w14:textId="67C59E74" w:rsidR="64A688DF" w:rsidRDefault="0FD3915B" w:rsidP="64A688DF">
      <w:pPr>
        <w:pStyle w:val="Prrafodelista"/>
        <w:numPr>
          <w:ilvl w:val="0"/>
          <w:numId w:val="3"/>
        </w:numPr>
        <w:spacing w:line="360" w:lineRule="auto"/>
        <w:jc w:val="both"/>
        <w:rPr>
          <w:sz w:val="24"/>
          <w:szCs w:val="24"/>
        </w:rPr>
      </w:pPr>
      <w:r w:rsidRPr="0FD3915B">
        <w:rPr>
          <w:rFonts w:ascii="Arial" w:hAnsi="Arial" w:cs="Arial"/>
          <w:sz w:val="24"/>
          <w:szCs w:val="24"/>
        </w:rPr>
        <w:t xml:space="preserve">Gusto en cuestión gastronómica (tipo de comida de su mayor agrado). </w:t>
      </w:r>
    </w:p>
    <w:p w14:paraId="4F2CC1A4" w14:textId="20EA0E5C" w:rsidR="64A688DF" w:rsidRDefault="0FD3915B" w:rsidP="64A688DF">
      <w:pPr>
        <w:pStyle w:val="Prrafodelista"/>
        <w:numPr>
          <w:ilvl w:val="0"/>
          <w:numId w:val="3"/>
        </w:numPr>
        <w:spacing w:line="360" w:lineRule="auto"/>
        <w:jc w:val="both"/>
        <w:rPr>
          <w:sz w:val="24"/>
          <w:szCs w:val="24"/>
        </w:rPr>
      </w:pPr>
      <w:r w:rsidRPr="0FD3915B">
        <w:rPr>
          <w:rFonts w:ascii="Arial" w:hAnsi="Arial" w:cs="Arial"/>
          <w:sz w:val="24"/>
          <w:szCs w:val="24"/>
        </w:rPr>
        <w:t xml:space="preserve">Selección del establecimiento con el presupuesto que cuente el usuario. </w:t>
      </w:r>
    </w:p>
    <w:p w14:paraId="0A2F2C5E" w14:textId="11281B62" w:rsidR="64A688DF" w:rsidRDefault="0FD3915B" w:rsidP="64A688DF">
      <w:pPr>
        <w:pStyle w:val="Prrafodelista"/>
        <w:numPr>
          <w:ilvl w:val="0"/>
          <w:numId w:val="3"/>
        </w:numPr>
        <w:spacing w:line="360" w:lineRule="auto"/>
        <w:jc w:val="both"/>
        <w:rPr>
          <w:sz w:val="24"/>
          <w:szCs w:val="24"/>
        </w:rPr>
      </w:pPr>
      <w:r w:rsidRPr="0FD3915B">
        <w:rPr>
          <w:rFonts w:ascii="Arial" w:hAnsi="Arial" w:cs="Arial"/>
          <w:sz w:val="24"/>
          <w:szCs w:val="24"/>
        </w:rPr>
        <w:t>Reservaciones con un tiempo mínimo de 1:30 hora y cancelaciones con 40 minutos antes de la hora.</w:t>
      </w:r>
    </w:p>
    <w:p w14:paraId="39CDCCEE" w14:textId="70631AB4" w:rsidR="00C63B35" w:rsidRDefault="00C63B35" w:rsidP="00C63B35">
      <w:pPr>
        <w:pStyle w:val="Ttulo2"/>
        <w:rPr>
          <w:rFonts w:ascii="Arial" w:hAnsi="Arial" w:cs="Arial"/>
          <w:b/>
          <w:color w:val="auto"/>
        </w:rPr>
      </w:pPr>
      <w:bookmarkStart w:id="26" w:name="_Toc8934134"/>
      <w:r>
        <w:rPr>
          <w:rFonts w:ascii="Arial" w:hAnsi="Arial" w:cs="Arial"/>
          <w:b/>
          <w:color w:val="auto"/>
        </w:rPr>
        <w:t>Funcionalidades y Prioridad</w:t>
      </w:r>
      <w:bookmarkEnd w:id="26"/>
    </w:p>
    <w:tbl>
      <w:tblPr>
        <w:tblStyle w:val="Tablaconcuadrcula4-nfasis1"/>
        <w:tblW w:w="0" w:type="auto"/>
        <w:tblLook w:val="04A0" w:firstRow="1" w:lastRow="0" w:firstColumn="1" w:lastColumn="0" w:noHBand="0" w:noVBand="1"/>
      </w:tblPr>
      <w:tblGrid>
        <w:gridCol w:w="4414"/>
        <w:gridCol w:w="4414"/>
      </w:tblGrid>
      <w:tr w:rsidR="00C63B35" w14:paraId="33948254" w14:textId="77777777" w:rsidTr="0FD3915B">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414" w:type="dxa"/>
          </w:tcPr>
          <w:p w14:paraId="28F49C37" w14:textId="7B601DBC" w:rsidR="00C63B35" w:rsidRPr="00C63B35" w:rsidRDefault="00C63B35" w:rsidP="00C63B35">
            <w:pPr>
              <w:rPr>
                <w:rFonts w:ascii="Arial" w:hAnsi="Arial" w:cs="Arial"/>
                <w:sz w:val="24"/>
                <w:szCs w:val="24"/>
              </w:rPr>
            </w:pPr>
            <w:r w:rsidRPr="00C63B35">
              <w:rPr>
                <w:rFonts w:ascii="Arial" w:hAnsi="Arial" w:cs="Arial"/>
                <w:sz w:val="24"/>
                <w:szCs w:val="24"/>
              </w:rPr>
              <w:t>Funcionalidad</w:t>
            </w:r>
          </w:p>
        </w:tc>
        <w:tc>
          <w:tcPr>
            <w:tcW w:w="4414" w:type="dxa"/>
          </w:tcPr>
          <w:p w14:paraId="4B19B07D" w14:textId="2F3A6B10" w:rsidR="00C63B35" w:rsidRPr="00C63B35" w:rsidRDefault="00C63B35" w:rsidP="00C63B35">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C63B35">
              <w:rPr>
                <w:rFonts w:ascii="Arial" w:hAnsi="Arial" w:cs="Arial"/>
                <w:sz w:val="24"/>
                <w:szCs w:val="24"/>
              </w:rPr>
              <w:t>Prioridad</w:t>
            </w:r>
          </w:p>
        </w:tc>
      </w:tr>
      <w:tr w:rsidR="00C63B35" w14:paraId="334D9DF1" w14:textId="77777777" w:rsidTr="0FD39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3589EF7" w14:textId="46BBDA7C" w:rsidR="00C63B35" w:rsidRPr="00C63B35" w:rsidRDefault="64A688DF" w:rsidP="64A688DF">
            <w:pPr>
              <w:rPr>
                <w:rFonts w:ascii="Arial" w:eastAsia="Arial" w:hAnsi="Arial" w:cs="Arial"/>
                <w:sz w:val="24"/>
                <w:szCs w:val="24"/>
              </w:rPr>
            </w:pPr>
            <w:r w:rsidRPr="64A688DF">
              <w:rPr>
                <w:rFonts w:ascii="Arial" w:eastAsia="Arial" w:hAnsi="Arial" w:cs="Arial"/>
                <w:sz w:val="24"/>
                <w:szCs w:val="24"/>
              </w:rPr>
              <w:t>La aplicación mostrara al estudiante(usuario), los establecimientos cercanos a la facultad en un radio de 100mts</w:t>
            </w:r>
          </w:p>
        </w:tc>
        <w:tc>
          <w:tcPr>
            <w:tcW w:w="4414" w:type="dxa"/>
          </w:tcPr>
          <w:p w14:paraId="142C22D1" w14:textId="4BE5DB20" w:rsidR="00C63B35" w:rsidRPr="00C63B35" w:rsidRDefault="00C63B35" w:rsidP="64A688D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59D74A63" w14:textId="4E8983FF" w:rsidR="00C63B35" w:rsidRPr="00C63B35" w:rsidRDefault="0FD3915B" w:rsidP="64A688D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FD3915B">
              <w:rPr>
                <w:rFonts w:ascii="Arial" w:hAnsi="Arial" w:cs="Arial"/>
                <w:sz w:val="24"/>
                <w:szCs w:val="24"/>
              </w:rPr>
              <w:t>Alta</w:t>
            </w:r>
          </w:p>
        </w:tc>
      </w:tr>
      <w:tr w:rsidR="00C63B35" w14:paraId="5BAEC578" w14:textId="77777777" w:rsidTr="0FD3915B">
        <w:tc>
          <w:tcPr>
            <w:cnfStyle w:val="001000000000" w:firstRow="0" w:lastRow="0" w:firstColumn="1" w:lastColumn="0" w:oddVBand="0" w:evenVBand="0" w:oddHBand="0" w:evenHBand="0" w:firstRowFirstColumn="0" w:firstRowLastColumn="0" w:lastRowFirstColumn="0" w:lastRowLastColumn="0"/>
            <w:tcW w:w="4414" w:type="dxa"/>
          </w:tcPr>
          <w:p w14:paraId="6655A12B" w14:textId="7BCE8C62" w:rsidR="00C63B35" w:rsidRPr="00C63B35" w:rsidRDefault="64A688DF" w:rsidP="64A688DF">
            <w:pPr>
              <w:rPr>
                <w:rFonts w:ascii="Arial" w:eastAsia="Arial" w:hAnsi="Arial" w:cs="Arial"/>
                <w:sz w:val="24"/>
                <w:szCs w:val="24"/>
              </w:rPr>
            </w:pPr>
            <w:r w:rsidRPr="64A688DF">
              <w:rPr>
                <w:rFonts w:ascii="Arial" w:eastAsia="Arial" w:hAnsi="Arial" w:cs="Arial"/>
                <w:sz w:val="24"/>
                <w:szCs w:val="24"/>
              </w:rPr>
              <w:t>El usuario podrá registrarse en la aplicación.</w:t>
            </w:r>
          </w:p>
          <w:p w14:paraId="43B1088F" w14:textId="44B1B132" w:rsidR="00C63B35" w:rsidRPr="00C63B35" w:rsidRDefault="00C63B35" w:rsidP="64A688DF">
            <w:pPr>
              <w:rPr>
                <w:rFonts w:ascii="Arial" w:eastAsia="Arial" w:hAnsi="Arial" w:cs="Arial"/>
                <w:sz w:val="24"/>
                <w:szCs w:val="24"/>
              </w:rPr>
            </w:pPr>
          </w:p>
        </w:tc>
        <w:tc>
          <w:tcPr>
            <w:tcW w:w="4414" w:type="dxa"/>
          </w:tcPr>
          <w:p w14:paraId="6A3B7BE4" w14:textId="7FABD9BD" w:rsidR="00C63B35" w:rsidRPr="00C63B35" w:rsidRDefault="00C63B35" w:rsidP="64A688D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9A21FE6" w14:textId="2EA3BB43" w:rsidR="00C63B35" w:rsidRPr="00C63B35" w:rsidRDefault="0FD3915B" w:rsidP="64A688D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FD3915B">
              <w:rPr>
                <w:rFonts w:ascii="Arial" w:hAnsi="Arial" w:cs="Arial"/>
                <w:sz w:val="24"/>
                <w:szCs w:val="24"/>
              </w:rPr>
              <w:t xml:space="preserve">Alta </w:t>
            </w:r>
          </w:p>
        </w:tc>
      </w:tr>
      <w:tr w:rsidR="00C63B35" w14:paraId="5C92122A" w14:textId="77777777" w:rsidTr="0FD39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ADA83CE" w14:textId="5B0F84FA" w:rsidR="00C63B35" w:rsidRPr="00C63B35" w:rsidRDefault="0FD3915B" w:rsidP="64A688DF">
            <w:pPr>
              <w:rPr>
                <w:rFonts w:ascii="Arial" w:eastAsia="Arial" w:hAnsi="Arial" w:cs="Arial"/>
                <w:sz w:val="24"/>
                <w:szCs w:val="24"/>
              </w:rPr>
            </w:pPr>
            <w:r w:rsidRPr="0FD3915B">
              <w:rPr>
                <w:rFonts w:ascii="Arial" w:eastAsia="Arial" w:hAnsi="Arial" w:cs="Arial"/>
                <w:sz w:val="24"/>
                <w:szCs w:val="24"/>
              </w:rPr>
              <w:t>El usuario deberá iniciar sesión para visualizar los establecimientos cercanos.</w:t>
            </w:r>
          </w:p>
        </w:tc>
        <w:tc>
          <w:tcPr>
            <w:tcW w:w="4414" w:type="dxa"/>
          </w:tcPr>
          <w:p w14:paraId="0A3E795C" w14:textId="2E37CA62" w:rsidR="64A688DF" w:rsidRDefault="64A688DF" w:rsidP="64A688D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0BFF4F4E" w14:textId="16BD8DBE" w:rsidR="00C63B35" w:rsidRPr="00C63B35" w:rsidRDefault="64A688DF" w:rsidP="64A688D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64A688DF">
              <w:rPr>
                <w:rFonts w:ascii="Arial" w:hAnsi="Arial" w:cs="Arial"/>
                <w:sz w:val="24"/>
                <w:szCs w:val="24"/>
              </w:rPr>
              <w:t>Media</w:t>
            </w:r>
          </w:p>
        </w:tc>
      </w:tr>
      <w:tr w:rsidR="00C63B35" w14:paraId="07CEC12B" w14:textId="77777777" w:rsidTr="0FD3915B">
        <w:tc>
          <w:tcPr>
            <w:cnfStyle w:val="001000000000" w:firstRow="0" w:lastRow="0" w:firstColumn="1" w:lastColumn="0" w:oddVBand="0" w:evenVBand="0" w:oddHBand="0" w:evenHBand="0" w:firstRowFirstColumn="0" w:firstRowLastColumn="0" w:lastRowFirstColumn="0" w:lastRowLastColumn="0"/>
            <w:tcW w:w="4414" w:type="dxa"/>
          </w:tcPr>
          <w:p w14:paraId="3B2BBCD5" w14:textId="6FEDDB10" w:rsidR="00C63B35" w:rsidRPr="00C63B35" w:rsidRDefault="64A688DF" w:rsidP="64A688DF">
            <w:pPr>
              <w:rPr>
                <w:rFonts w:ascii="Arial" w:eastAsia="Arial" w:hAnsi="Arial" w:cs="Arial"/>
                <w:sz w:val="24"/>
                <w:szCs w:val="24"/>
              </w:rPr>
            </w:pPr>
            <w:r w:rsidRPr="64A688DF">
              <w:rPr>
                <w:rFonts w:ascii="Arial" w:eastAsia="Arial" w:hAnsi="Arial" w:cs="Arial"/>
                <w:sz w:val="24"/>
                <w:szCs w:val="24"/>
              </w:rPr>
              <w:t>El usuario podrá calificar cada establecimiento que haya visitado.</w:t>
            </w:r>
          </w:p>
          <w:p w14:paraId="6ACFC340" w14:textId="7A3BDD4F" w:rsidR="00C63B35" w:rsidRPr="00C63B35" w:rsidRDefault="00C63B35" w:rsidP="64A688DF">
            <w:pPr>
              <w:rPr>
                <w:rFonts w:ascii="Arial" w:eastAsia="Arial" w:hAnsi="Arial" w:cs="Arial"/>
                <w:sz w:val="24"/>
                <w:szCs w:val="24"/>
              </w:rPr>
            </w:pPr>
          </w:p>
        </w:tc>
        <w:tc>
          <w:tcPr>
            <w:tcW w:w="4414" w:type="dxa"/>
          </w:tcPr>
          <w:p w14:paraId="7A80A292" w14:textId="1F3FF115" w:rsidR="00C63B35" w:rsidRPr="00C63B35" w:rsidRDefault="00C63B35" w:rsidP="64A688D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F8260F7" w14:textId="7430CE11" w:rsidR="00C63B35" w:rsidRPr="00C63B35" w:rsidRDefault="64A688DF" w:rsidP="64A688DF">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64A688DF">
              <w:rPr>
                <w:rFonts w:ascii="Arial" w:hAnsi="Arial" w:cs="Arial"/>
                <w:sz w:val="24"/>
                <w:szCs w:val="24"/>
              </w:rPr>
              <w:t>Baja</w:t>
            </w:r>
          </w:p>
        </w:tc>
      </w:tr>
      <w:tr w:rsidR="00C63B35" w14:paraId="36F6092F" w14:textId="77777777" w:rsidTr="0FD39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94128DF" w14:textId="623A1FF7" w:rsidR="00C63B35" w:rsidRPr="00C63B35" w:rsidRDefault="64A688DF" w:rsidP="64A688DF">
            <w:r w:rsidRPr="64A688DF">
              <w:rPr>
                <w:rFonts w:ascii="Arial" w:eastAsia="Arial" w:hAnsi="Arial" w:cs="Arial"/>
                <w:sz w:val="24"/>
                <w:szCs w:val="24"/>
              </w:rPr>
              <w:t>La aplicación mostrara los establecimientos y el tipo de comida que ofrece.</w:t>
            </w:r>
          </w:p>
          <w:p w14:paraId="21D55581" w14:textId="03DCFD50" w:rsidR="00C63B35" w:rsidRPr="00C63B35" w:rsidRDefault="00C63B35" w:rsidP="64A688DF">
            <w:pPr>
              <w:rPr>
                <w:rFonts w:ascii="Arial" w:hAnsi="Arial" w:cs="Arial"/>
                <w:sz w:val="24"/>
                <w:szCs w:val="24"/>
              </w:rPr>
            </w:pPr>
          </w:p>
        </w:tc>
        <w:tc>
          <w:tcPr>
            <w:tcW w:w="4414" w:type="dxa"/>
          </w:tcPr>
          <w:p w14:paraId="63CF454B" w14:textId="18EE3152" w:rsidR="00C63B35" w:rsidRPr="00C63B35" w:rsidRDefault="00C63B35" w:rsidP="64A688D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103E0943" w14:textId="31A70025" w:rsidR="00C63B35" w:rsidRPr="00C63B35" w:rsidRDefault="0FD3915B" w:rsidP="64A688D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FD3915B">
              <w:rPr>
                <w:rFonts w:ascii="Arial" w:hAnsi="Arial" w:cs="Arial"/>
                <w:sz w:val="24"/>
                <w:szCs w:val="24"/>
              </w:rPr>
              <w:t xml:space="preserve">Media </w:t>
            </w:r>
          </w:p>
        </w:tc>
      </w:tr>
      <w:tr w:rsidR="00C63B35" w14:paraId="51C832EB" w14:textId="77777777" w:rsidTr="0FD3915B">
        <w:tc>
          <w:tcPr>
            <w:cnfStyle w:val="001000000000" w:firstRow="0" w:lastRow="0" w:firstColumn="1" w:lastColumn="0" w:oddVBand="0" w:evenVBand="0" w:oddHBand="0" w:evenHBand="0" w:firstRowFirstColumn="0" w:firstRowLastColumn="0" w:lastRowFirstColumn="0" w:lastRowLastColumn="0"/>
            <w:tcW w:w="4414" w:type="dxa"/>
          </w:tcPr>
          <w:p w14:paraId="18789599" w14:textId="667CF84A" w:rsidR="00C63B35" w:rsidRPr="00C63B35" w:rsidRDefault="64A688DF" w:rsidP="64A688DF">
            <w:pPr>
              <w:rPr>
                <w:rFonts w:ascii="Arial" w:hAnsi="Arial" w:cs="Arial"/>
                <w:sz w:val="24"/>
                <w:szCs w:val="24"/>
              </w:rPr>
            </w:pPr>
            <w:r w:rsidRPr="64A688DF">
              <w:rPr>
                <w:rFonts w:ascii="Arial" w:eastAsia="Arial" w:hAnsi="Arial" w:cs="Arial"/>
                <w:sz w:val="24"/>
                <w:szCs w:val="24"/>
              </w:rPr>
              <w:t>La aplicación contara con un mapa para cada establecimiento.</w:t>
            </w:r>
          </w:p>
          <w:p w14:paraId="17CB329C" w14:textId="28BA4F62" w:rsidR="00C63B35" w:rsidRPr="00C63B35" w:rsidRDefault="00C63B35" w:rsidP="64A688DF">
            <w:pPr>
              <w:rPr>
                <w:rFonts w:ascii="Arial" w:hAnsi="Arial" w:cs="Arial"/>
                <w:sz w:val="24"/>
                <w:szCs w:val="24"/>
              </w:rPr>
            </w:pPr>
          </w:p>
        </w:tc>
        <w:tc>
          <w:tcPr>
            <w:tcW w:w="4414" w:type="dxa"/>
          </w:tcPr>
          <w:p w14:paraId="2F3E382B" w14:textId="1DE9615A" w:rsidR="00C63B35" w:rsidRPr="00C63B35" w:rsidRDefault="00C63B35" w:rsidP="64A688D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96138AD" w14:textId="3CBBE6E0" w:rsidR="00C63B35" w:rsidRPr="00C63B35" w:rsidRDefault="0FD3915B" w:rsidP="64A688D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FD3915B">
              <w:rPr>
                <w:rFonts w:ascii="Arial" w:hAnsi="Arial" w:cs="Arial"/>
                <w:sz w:val="24"/>
                <w:szCs w:val="24"/>
              </w:rPr>
              <w:t xml:space="preserve">Media </w:t>
            </w:r>
          </w:p>
        </w:tc>
      </w:tr>
      <w:tr w:rsidR="00C63B35" w14:paraId="4C9BEBC9" w14:textId="77777777" w:rsidTr="0FD39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85634B2" w14:textId="65AE2E90" w:rsidR="00C63B35" w:rsidRPr="00C63B35" w:rsidRDefault="64A688DF" w:rsidP="64A688DF">
            <w:pPr>
              <w:rPr>
                <w:rFonts w:ascii="Arial" w:hAnsi="Arial" w:cs="Arial"/>
                <w:sz w:val="24"/>
                <w:szCs w:val="24"/>
              </w:rPr>
            </w:pPr>
            <w:r w:rsidRPr="64A688DF">
              <w:rPr>
                <w:rFonts w:ascii="Arial" w:hAnsi="Arial" w:cs="Arial"/>
                <w:sz w:val="24"/>
                <w:szCs w:val="24"/>
              </w:rPr>
              <w:t>La aplicación requiere que cada establecimiento de comida debe contar con una foto del lugar, si no se cuenta con establecimiento tendrá que ser del puesto o vendedor ambulante.</w:t>
            </w:r>
          </w:p>
        </w:tc>
        <w:tc>
          <w:tcPr>
            <w:tcW w:w="4414" w:type="dxa"/>
          </w:tcPr>
          <w:p w14:paraId="649B8D74" w14:textId="5BA55EEB" w:rsidR="00C63B35" w:rsidRPr="00C63B35" w:rsidRDefault="00C63B35" w:rsidP="64A688D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503A4705" w14:textId="5ED80D8B" w:rsidR="00C63B35" w:rsidRPr="00C63B35" w:rsidRDefault="00C63B35" w:rsidP="64A688D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3736428A" w14:textId="3EEC51C5" w:rsidR="00C63B35" w:rsidRPr="00C63B35" w:rsidRDefault="0FD3915B" w:rsidP="64A688D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FD3915B">
              <w:rPr>
                <w:rFonts w:ascii="Arial" w:hAnsi="Arial" w:cs="Arial"/>
                <w:sz w:val="24"/>
                <w:szCs w:val="24"/>
              </w:rPr>
              <w:t xml:space="preserve">Alta </w:t>
            </w:r>
          </w:p>
          <w:p w14:paraId="6E30438A" w14:textId="45509219" w:rsidR="00C63B35" w:rsidRPr="00C63B35" w:rsidRDefault="00C63B35" w:rsidP="64A688D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64A688DF" w14:paraId="7676F8AF" w14:textId="77777777" w:rsidTr="0FD3915B">
        <w:tc>
          <w:tcPr>
            <w:cnfStyle w:val="001000000000" w:firstRow="0" w:lastRow="0" w:firstColumn="1" w:lastColumn="0" w:oddVBand="0" w:evenVBand="0" w:oddHBand="0" w:evenHBand="0" w:firstRowFirstColumn="0" w:firstRowLastColumn="0" w:lastRowFirstColumn="0" w:lastRowLastColumn="0"/>
            <w:tcW w:w="4414" w:type="dxa"/>
          </w:tcPr>
          <w:p w14:paraId="76461622" w14:textId="49FCD197" w:rsidR="64A688DF" w:rsidRDefault="64A688DF" w:rsidP="64A688DF">
            <w:pPr>
              <w:rPr>
                <w:rFonts w:ascii="Arial" w:hAnsi="Arial" w:cs="Arial"/>
                <w:sz w:val="24"/>
                <w:szCs w:val="24"/>
              </w:rPr>
            </w:pPr>
            <w:r w:rsidRPr="64A688DF">
              <w:rPr>
                <w:rFonts w:ascii="Arial" w:hAnsi="Arial" w:cs="Arial"/>
                <w:sz w:val="24"/>
                <w:szCs w:val="24"/>
              </w:rPr>
              <w:t>El producto recibirá comentarios de los usuarios para recomendaciones de mejora o por fallos.</w:t>
            </w:r>
          </w:p>
          <w:p w14:paraId="5FF4FB2A" w14:textId="694EFDBC" w:rsidR="64A688DF" w:rsidRDefault="64A688DF" w:rsidP="64A688DF">
            <w:pPr>
              <w:rPr>
                <w:rFonts w:ascii="Arial" w:hAnsi="Arial" w:cs="Arial"/>
                <w:sz w:val="24"/>
                <w:szCs w:val="24"/>
              </w:rPr>
            </w:pPr>
          </w:p>
        </w:tc>
        <w:tc>
          <w:tcPr>
            <w:tcW w:w="4414" w:type="dxa"/>
          </w:tcPr>
          <w:p w14:paraId="1DF50212" w14:textId="026C93A3" w:rsidR="64A688DF" w:rsidRDefault="64A688DF" w:rsidP="64A688D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7049592" w14:textId="4557FEC6" w:rsidR="64A688DF" w:rsidRDefault="0FD3915B" w:rsidP="64A688D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FD3915B">
              <w:rPr>
                <w:rFonts w:ascii="Arial" w:hAnsi="Arial" w:cs="Arial"/>
                <w:sz w:val="24"/>
                <w:szCs w:val="24"/>
              </w:rPr>
              <w:t xml:space="preserve">Media </w:t>
            </w:r>
          </w:p>
        </w:tc>
      </w:tr>
      <w:tr w:rsidR="64A688DF" w14:paraId="77BEA161" w14:textId="77777777" w:rsidTr="0FD39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9802771" w14:textId="7F88A7F2" w:rsidR="64A688DF" w:rsidRDefault="64A688DF" w:rsidP="64A688DF">
            <w:pPr>
              <w:rPr>
                <w:rFonts w:ascii="Arial" w:hAnsi="Arial" w:cs="Arial"/>
                <w:sz w:val="24"/>
                <w:szCs w:val="24"/>
              </w:rPr>
            </w:pPr>
            <w:r w:rsidRPr="64A688DF">
              <w:rPr>
                <w:rFonts w:ascii="Arial" w:hAnsi="Arial" w:cs="Arial"/>
                <w:sz w:val="24"/>
                <w:szCs w:val="24"/>
              </w:rPr>
              <w:lastRenderedPageBreak/>
              <w:t>La aplicación permite a los administradores realizar modificaciones.</w:t>
            </w:r>
          </w:p>
        </w:tc>
        <w:tc>
          <w:tcPr>
            <w:tcW w:w="4414" w:type="dxa"/>
          </w:tcPr>
          <w:p w14:paraId="12934258" w14:textId="299ED60C" w:rsidR="64A688DF" w:rsidRDefault="64A688DF" w:rsidP="64A688D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4E2CCCB8" w14:textId="44868F24" w:rsidR="64A688DF" w:rsidRDefault="0FD3915B" w:rsidP="64A688D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FD3915B">
              <w:rPr>
                <w:rFonts w:ascii="Arial" w:hAnsi="Arial" w:cs="Arial"/>
                <w:sz w:val="24"/>
                <w:szCs w:val="24"/>
              </w:rPr>
              <w:t xml:space="preserve">Media </w:t>
            </w:r>
          </w:p>
        </w:tc>
      </w:tr>
      <w:tr w:rsidR="64A688DF" w14:paraId="5C51DFFA" w14:textId="77777777" w:rsidTr="0FD3915B">
        <w:tc>
          <w:tcPr>
            <w:cnfStyle w:val="001000000000" w:firstRow="0" w:lastRow="0" w:firstColumn="1" w:lastColumn="0" w:oddVBand="0" w:evenVBand="0" w:oddHBand="0" w:evenHBand="0" w:firstRowFirstColumn="0" w:firstRowLastColumn="0" w:lastRowFirstColumn="0" w:lastRowLastColumn="0"/>
            <w:tcW w:w="4414" w:type="dxa"/>
          </w:tcPr>
          <w:p w14:paraId="70F40499" w14:textId="5E0EE74D" w:rsidR="64A688DF" w:rsidRDefault="64A688DF" w:rsidP="64A688DF">
            <w:pPr>
              <w:rPr>
                <w:rFonts w:ascii="Arial" w:hAnsi="Arial" w:cs="Arial"/>
                <w:sz w:val="24"/>
                <w:szCs w:val="24"/>
              </w:rPr>
            </w:pPr>
            <w:r w:rsidRPr="64A688DF">
              <w:rPr>
                <w:rFonts w:ascii="Arial" w:hAnsi="Arial" w:cs="Arial"/>
                <w:sz w:val="24"/>
                <w:szCs w:val="24"/>
              </w:rPr>
              <w:t>La aplicación contara con reservaciones en lugares que cuenten con un establecimiento fijo.</w:t>
            </w:r>
          </w:p>
          <w:p w14:paraId="03030B62" w14:textId="418DD157" w:rsidR="64A688DF" w:rsidRDefault="64A688DF" w:rsidP="64A688DF">
            <w:pPr>
              <w:rPr>
                <w:rFonts w:ascii="Arial" w:hAnsi="Arial" w:cs="Arial"/>
                <w:sz w:val="24"/>
                <w:szCs w:val="24"/>
              </w:rPr>
            </w:pPr>
          </w:p>
        </w:tc>
        <w:tc>
          <w:tcPr>
            <w:tcW w:w="4414" w:type="dxa"/>
          </w:tcPr>
          <w:p w14:paraId="6C71ACD2" w14:textId="6D265A26" w:rsidR="64A688DF" w:rsidRDefault="64A688DF" w:rsidP="64A688D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8D23F2F" w14:textId="4A0E55DE" w:rsidR="64A688DF" w:rsidRDefault="0FD3915B" w:rsidP="64A688D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FD3915B">
              <w:rPr>
                <w:rFonts w:ascii="Arial" w:hAnsi="Arial" w:cs="Arial"/>
                <w:sz w:val="24"/>
                <w:szCs w:val="24"/>
              </w:rPr>
              <w:t xml:space="preserve">Baja </w:t>
            </w:r>
          </w:p>
        </w:tc>
      </w:tr>
      <w:tr w:rsidR="64A688DF" w14:paraId="4F2063EE" w14:textId="77777777" w:rsidTr="0FD39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E278C3E" w14:textId="3D2366A3" w:rsidR="64A688DF" w:rsidRDefault="64A688DF" w:rsidP="64A688DF">
            <w:pPr>
              <w:rPr>
                <w:rFonts w:ascii="Arial" w:hAnsi="Arial" w:cs="Arial"/>
                <w:sz w:val="24"/>
                <w:szCs w:val="24"/>
              </w:rPr>
            </w:pPr>
            <w:r w:rsidRPr="64A688DF">
              <w:rPr>
                <w:rFonts w:ascii="Arial" w:hAnsi="Arial" w:cs="Arial"/>
                <w:sz w:val="24"/>
                <w:szCs w:val="24"/>
              </w:rPr>
              <w:t>La aplicación deberá soportar las múltiples conexiones de los diferentes usuarios (mínimo 100 usuarios).</w:t>
            </w:r>
          </w:p>
          <w:p w14:paraId="06A383B4" w14:textId="32620915" w:rsidR="64A688DF" w:rsidRDefault="64A688DF" w:rsidP="64A688DF">
            <w:pPr>
              <w:rPr>
                <w:rFonts w:ascii="Arial" w:hAnsi="Arial" w:cs="Arial"/>
                <w:sz w:val="24"/>
                <w:szCs w:val="24"/>
              </w:rPr>
            </w:pPr>
          </w:p>
        </w:tc>
        <w:tc>
          <w:tcPr>
            <w:tcW w:w="4414" w:type="dxa"/>
          </w:tcPr>
          <w:p w14:paraId="088EEC1E" w14:textId="4781AE5D" w:rsidR="64A688DF" w:rsidRDefault="64A688DF" w:rsidP="64A688D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75F51EEE" w14:textId="4C36015E" w:rsidR="64A688DF" w:rsidRDefault="0FD3915B" w:rsidP="64A688D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FD3915B">
              <w:rPr>
                <w:rFonts w:ascii="Arial" w:hAnsi="Arial" w:cs="Arial"/>
                <w:sz w:val="24"/>
                <w:szCs w:val="24"/>
              </w:rPr>
              <w:t xml:space="preserve">Alta  </w:t>
            </w:r>
          </w:p>
        </w:tc>
      </w:tr>
      <w:tr w:rsidR="64A688DF" w14:paraId="1AEDE49E" w14:textId="77777777" w:rsidTr="0FD3915B">
        <w:tc>
          <w:tcPr>
            <w:cnfStyle w:val="001000000000" w:firstRow="0" w:lastRow="0" w:firstColumn="1" w:lastColumn="0" w:oddVBand="0" w:evenVBand="0" w:oddHBand="0" w:evenHBand="0" w:firstRowFirstColumn="0" w:firstRowLastColumn="0" w:lastRowFirstColumn="0" w:lastRowLastColumn="0"/>
            <w:tcW w:w="4414" w:type="dxa"/>
          </w:tcPr>
          <w:p w14:paraId="57D4A8A0" w14:textId="07DEA32E" w:rsidR="64A688DF" w:rsidRDefault="0FD3915B" w:rsidP="0FD3915B">
            <w:pPr>
              <w:rPr>
                <w:sz w:val="24"/>
                <w:szCs w:val="24"/>
              </w:rPr>
            </w:pPr>
            <w:r w:rsidRPr="0FD3915B">
              <w:rPr>
                <w:rFonts w:ascii="Arial" w:eastAsia="Arial" w:hAnsi="Arial" w:cs="Arial"/>
                <w:sz w:val="24"/>
                <w:szCs w:val="24"/>
              </w:rPr>
              <w:t>La aplicación contara con un filtro que permita realizar una búsqueda personalizada dependiendo de los gustos del usuario.</w:t>
            </w:r>
          </w:p>
          <w:p w14:paraId="09FC4707" w14:textId="67ED9BE0" w:rsidR="64A688DF" w:rsidRDefault="64A688DF" w:rsidP="0FD3915B">
            <w:pPr>
              <w:rPr>
                <w:rFonts w:ascii="Arial" w:hAnsi="Arial" w:cs="Arial"/>
                <w:sz w:val="24"/>
                <w:szCs w:val="24"/>
              </w:rPr>
            </w:pPr>
          </w:p>
        </w:tc>
        <w:tc>
          <w:tcPr>
            <w:tcW w:w="4414" w:type="dxa"/>
          </w:tcPr>
          <w:p w14:paraId="67E850DC" w14:textId="718A3951" w:rsidR="64A688DF" w:rsidRDefault="64A688DF" w:rsidP="0FD3915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790FE0A" w14:textId="77CB5F1C" w:rsidR="64A688DF" w:rsidRDefault="0FD3915B" w:rsidP="0FD391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FD3915B">
              <w:rPr>
                <w:rFonts w:ascii="Arial" w:hAnsi="Arial" w:cs="Arial"/>
                <w:sz w:val="24"/>
                <w:szCs w:val="24"/>
              </w:rPr>
              <w:t>Media</w:t>
            </w:r>
          </w:p>
        </w:tc>
      </w:tr>
      <w:tr w:rsidR="64A688DF" w14:paraId="7B2692E4" w14:textId="77777777" w:rsidTr="0FD39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4D8478E" w14:textId="3C3AA13B" w:rsidR="64A688DF" w:rsidRDefault="0FD3915B" w:rsidP="0FD3915B">
            <w:pPr>
              <w:rPr>
                <w:rFonts w:ascii="Arial" w:eastAsia="Arial" w:hAnsi="Arial" w:cs="Arial"/>
                <w:sz w:val="24"/>
                <w:szCs w:val="24"/>
              </w:rPr>
            </w:pPr>
            <w:r w:rsidRPr="0FD3915B">
              <w:rPr>
                <w:rFonts w:ascii="Arial" w:eastAsia="Arial" w:hAnsi="Arial" w:cs="Arial"/>
                <w:sz w:val="24"/>
                <w:szCs w:val="24"/>
              </w:rPr>
              <w:t>La cuenta de un establecimiento tendrá una función que le permitirá editar y borrar el establecimiento.</w:t>
            </w:r>
          </w:p>
        </w:tc>
        <w:tc>
          <w:tcPr>
            <w:tcW w:w="4414" w:type="dxa"/>
          </w:tcPr>
          <w:p w14:paraId="4D045989" w14:textId="6DFB1BE3" w:rsidR="64A688DF" w:rsidRDefault="64A688DF" w:rsidP="0FD3915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04129BBF" w14:textId="51DE3F8C" w:rsidR="64A688DF" w:rsidRDefault="0FD3915B" w:rsidP="0FD391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FD3915B">
              <w:rPr>
                <w:rFonts w:ascii="Arial" w:hAnsi="Arial" w:cs="Arial"/>
                <w:sz w:val="24"/>
                <w:szCs w:val="24"/>
              </w:rPr>
              <w:t xml:space="preserve">Media </w:t>
            </w:r>
          </w:p>
        </w:tc>
      </w:tr>
    </w:tbl>
    <w:p w14:paraId="25046081" w14:textId="1B7DC91B" w:rsidR="00C63B35" w:rsidRDefault="00C63B35" w:rsidP="64A688DF">
      <w:pPr>
        <w:ind w:firstLine="708"/>
      </w:pPr>
    </w:p>
    <w:p w14:paraId="4398D179" w14:textId="690663BC" w:rsidR="001E1335" w:rsidRDefault="001E1335" w:rsidP="001E1335">
      <w:pPr>
        <w:pStyle w:val="Ttulo2"/>
        <w:rPr>
          <w:rFonts w:ascii="Arial" w:hAnsi="Arial" w:cs="Arial"/>
          <w:b/>
          <w:color w:val="auto"/>
        </w:rPr>
      </w:pPr>
      <w:bookmarkStart w:id="27" w:name="_Toc8934135"/>
      <w:r>
        <w:rPr>
          <w:rFonts w:ascii="Arial" w:hAnsi="Arial" w:cs="Arial"/>
          <w:b/>
          <w:color w:val="auto"/>
        </w:rPr>
        <w:t>Anexos</w:t>
      </w:r>
      <w:bookmarkEnd w:id="27"/>
    </w:p>
    <w:p w14:paraId="352D20F4" w14:textId="230000AE" w:rsidR="008A5BDC" w:rsidRDefault="008A5BDC" w:rsidP="001E1335">
      <w:pPr>
        <w:pStyle w:val="Ttulo3"/>
        <w:rPr>
          <w:rFonts w:ascii="Arial" w:hAnsi="Arial" w:cs="Arial"/>
          <w:b/>
          <w:color w:val="auto"/>
        </w:rPr>
      </w:pPr>
      <w:bookmarkStart w:id="28" w:name="_Toc8934136"/>
      <w:r>
        <w:rPr>
          <w:rFonts w:ascii="Arial" w:hAnsi="Arial" w:cs="Arial"/>
          <w:b/>
          <w:color w:val="auto"/>
        </w:rPr>
        <w:t>Técnica de Estimación</w:t>
      </w:r>
      <w:bookmarkEnd w:id="28"/>
    </w:p>
    <w:p w14:paraId="5226CC88" w14:textId="77777777" w:rsidR="008A5BDC" w:rsidRDefault="008A5BDC">
      <w:pPr>
        <w:rPr>
          <w:rFonts w:ascii="Arial" w:eastAsiaTheme="majorEastAsia" w:hAnsi="Arial" w:cs="Arial"/>
          <w:b/>
          <w:sz w:val="24"/>
          <w:szCs w:val="24"/>
        </w:rPr>
      </w:pPr>
      <w:r>
        <w:rPr>
          <w:rFonts w:ascii="Arial" w:hAnsi="Arial" w:cs="Arial"/>
          <w:b/>
        </w:rPr>
        <w:br w:type="page"/>
      </w:r>
    </w:p>
    <w:p w14:paraId="37F3E75F" w14:textId="72C98BBE" w:rsidR="001E1335" w:rsidRDefault="008A5BDC" w:rsidP="001E1335">
      <w:pPr>
        <w:pStyle w:val="Ttulo3"/>
        <w:rPr>
          <w:rFonts w:ascii="Arial" w:hAnsi="Arial" w:cs="Arial"/>
          <w:b/>
          <w:color w:val="auto"/>
        </w:rPr>
      </w:pPr>
      <w:bookmarkStart w:id="29" w:name="_Toc8934137"/>
      <w:r>
        <w:rPr>
          <w:rFonts w:ascii="Arial" w:hAnsi="Arial" w:cs="Arial"/>
          <w:b/>
          <w:color w:val="auto"/>
        </w:rPr>
        <w:lastRenderedPageBreak/>
        <w:t>Diseño de Interfaces de Usuario</w:t>
      </w:r>
      <w:bookmarkEnd w:id="29"/>
    </w:p>
    <w:p w14:paraId="303241DD" w14:textId="3EB72395" w:rsidR="00E03452" w:rsidRDefault="00554B3D" w:rsidP="002E2D35">
      <w:r>
        <w:rPr>
          <w:noProof/>
        </w:rPr>
        <w:drawing>
          <wp:anchor distT="0" distB="0" distL="114300" distR="114300" simplePos="0" relativeHeight="251658241" behindDoc="0" locked="0" layoutInCell="1" allowOverlap="1" wp14:anchorId="45310490" wp14:editId="1258A40A">
            <wp:simplePos x="0" y="0"/>
            <wp:positionH relativeFrom="margin">
              <wp:align>center</wp:align>
            </wp:positionH>
            <wp:positionV relativeFrom="paragraph">
              <wp:posOffset>76200</wp:posOffset>
            </wp:positionV>
            <wp:extent cx="3429000" cy="60960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429000" cy="6096000"/>
                    </a:xfrm>
                    <a:prstGeom prst="rect">
                      <a:avLst/>
                    </a:prstGeom>
                    <a:noFill/>
                    <a:ln>
                      <a:noFill/>
                    </a:ln>
                  </pic:spPr>
                </pic:pic>
              </a:graphicData>
            </a:graphic>
          </wp:anchor>
        </w:drawing>
      </w:r>
      <w:r w:rsidR="00257CA2">
        <w:rPr>
          <w:noProof/>
        </w:rPr>
        <w:t xml:space="preserve"> </w:t>
      </w:r>
      <w:r w:rsidR="002E2D35">
        <w:br w:type="textWrapping" w:clear="all"/>
      </w:r>
    </w:p>
    <w:p w14:paraId="1FA1AAD5" w14:textId="7D981CE1" w:rsidR="00554B3D" w:rsidRDefault="005A673C" w:rsidP="00554B3D">
      <w:pPr>
        <w:jc w:val="center"/>
      </w:pPr>
      <w:r>
        <w:rPr>
          <w:noProof/>
        </w:rPr>
        <w:lastRenderedPageBreak/>
        <w:drawing>
          <wp:inline distT="0" distB="0" distL="0" distR="0" wp14:anchorId="0A4737A7" wp14:editId="17962CFD">
            <wp:extent cx="3429000" cy="6095998"/>
            <wp:effectExtent l="0" t="0" r="0" b="0"/>
            <wp:docPr id="1337400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3429000" cy="6095998"/>
                    </a:xfrm>
                    <a:prstGeom prst="rect">
                      <a:avLst/>
                    </a:prstGeom>
                  </pic:spPr>
                </pic:pic>
              </a:graphicData>
            </a:graphic>
          </wp:inline>
        </w:drawing>
      </w:r>
    </w:p>
    <w:p w14:paraId="217275C8" w14:textId="3F1D4C74" w:rsidR="00554B3D" w:rsidRDefault="00554B3D" w:rsidP="00554B3D">
      <w:pPr>
        <w:jc w:val="center"/>
      </w:pPr>
    </w:p>
    <w:p w14:paraId="620ACCF7" w14:textId="5365FCDE" w:rsidR="00554B3D" w:rsidRDefault="00554B3D" w:rsidP="00554B3D">
      <w:pPr>
        <w:jc w:val="center"/>
      </w:pPr>
    </w:p>
    <w:p w14:paraId="0AA2A206" w14:textId="1C2E7DB3" w:rsidR="00554B3D" w:rsidRDefault="00554B3D" w:rsidP="00554B3D">
      <w:pPr>
        <w:jc w:val="center"/>
      </w:pPr>
    </w:p>
    <w:p w14:paraId="1ADAB90E" w14:textId="1AC1428C" w:rsidR="00554B3D" w:rsidRDefault="00A33191" w:rsidP="00554B3D">
      <w:pPr>
        <w:jc w:val="center"/>
        <w:rPr>
          <w:noProof/>
        </w:rPr>
      </w:pPr>
      <w:r>
        <w:rPr>
          <w:noProof/>
        </w:rPr>
        <w:lastRenderedPageBreak/>
        <w:drawing>
          <wp:inline distT="0" distB="0" distL="0" distR="0" wp14:anchorId="6E1127FF" wp14:editId="012D33F2">
            <wp:extent cx="3429000" cy="7496174"/>
            <wp:effectExtent l="0" t="0" r="0" b="9525"/>
            <wp:docPr id="15934519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6">
                      <a:extLst>
                        <a:ext uri="{28A0092B-C50C-407E-A947-70E740481C1C}">
                          <a14:useLocalDpi xmlns:a14="http://schemas.microsoft.com/office/drawing/2010/main" val="0"/>
                        </a:ext>
                      </a:extLst>
                    </a:blip>
                    <a:stretch>
                      <a:fillRect/>
                    </a:stretch>
                  </pic:blipFill>
                  <pic:spPr>
                    <a:xfrm>
                      <a:off x="0" y="0"/>
                      <a:ext cx="3429000" cy="7496174"/>
                    </a:xfrm>
                    <a:prstGeom prst="rect">
                      <a:avLst/>
                    </a:prstGeom>
                  </pic:spPr>
                </pic:pic>
              </a:graphicData>
            </a:graphic>
          </wp:inline>
        </w:drawing>
      </w:r>
    </w:p>
    <w:p w14:paraId="1FAB7493" w14:textId="0FA3E267" w:rsidR="005D051C" w:rsidRDefault="005D051C" w:rsidP="005D051C">
      <w:pPr>
        <w:rPr>
          <w:noProof/>
        </w:rPr>
      </w:pPr>
    </w:p>
    <w:p w14:paraId="1D314956" w14:textId="0716B1FD" w:rsidR="005D051C" w:rsidRDefault="005D051C" w:rsidP="005D051C">
      <w:pPr>
        <w:jc w:val="center"/>
        <w:rPr>
          <w:noProof/>
        </w:rPr>
      </w:pPr>
      <w:r>
        <w:rPr>
          <w:noProof/>
        </w:rPr>
        <w:lastRenderedPageBreak/>
        <w:drawing>
          <wp:inline distT="0" distB="0" distL="0" distR="0" wp14:anchorId="391256A7" wp14:editId="42FF327F">
            <wp:extent cx="3429000" cy="6048376"/>
            <wp:effectExtent l="0" t="0" r="0" b="9525"/>
            <wp:docPr id="7938884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7">
                      <a:extLst>
                        <a:ext uri="{28A0092B-C50C-407E-A947-70E740481C1C}">
                          <a14:useLocalDpi xmlns:a14="http://schemas.microsoft.com/office/drawing/2010/main" val="0"/>
                        </a:ext>
                      </a:extLst>
                    </a:blip>
                    <a:stretch>
                      <a:fillRect/>
                    </a:stretch>
                  </pic:blipFill>
                  <pic:spPr>
                    <a:xfrm>
                      <a:off x="0" y="0"/>
                      <a:ext cx="3429000" cy="6048376"/>
                    </a:xfrm>
                    <a:prstGeom prst="rect">
                      <a:avLst/>
                    </a:prstGeom>
                  </pic:spPr>
                </pic:pic>
              </a:graphicData>
            </a:graphic>
          </wp:inline>
        </w:drawing>
      </w:r>
    </w:p>
    <w:p w14:paraId="0CB6F3AE" w14:textId="61AF1999" w:rsidR="005D051C" w:rsidRPr="005D051C" w:rsidRDefault="005D051C" w:rsidP="005D051C"/>
    <w:p w14:paraId="1575F60D" w14:textId="696D00AD" w:rsidR="005D051C" w:rsidRDefault="005D051C" w:rsidP="005D051C">
      <w:pPr>
        <w:rPr>
          <w:noProof/>
        </w:rPr>
      </w:pPr>
    </w:p>
    <w:p w14:paraId="15BFD048" w14:textId="3939F23F" w:rsidR="005D051C" w:rsidRDefault="00F50E22" w:rsidP="00F50E22">
      <w:pPr>
        <w:jc w:val="center"/>
      </w:pPr>
      <w:r>
        <w:rPr>
          <w:noProof/>
        </w:rPr>
        <w:lastRenderedPageBreak/>
        <w:drawing>
          <wp:inline distT="0" distB="0" distL="0" distR="0" wp14:anchorId="49C06EC9" wp14:editId="0448D0D0">
            <wp:extent cx="3429000" cy="6095998"/>
            <wp:effectExtent l="0" t="0" r="0" b="0"/>
            <wp:docPr id="222524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8">
                      <a:extLst>
                        <a:ext uri="{28A0092B-C50C-407E-A947-70E740481C1C}">
                          <a14:useLocalDpi xmlns:a14="http://schemas.microsoft.com/office/drawing/2010/main" val="0"/>
                        </a:ext>
                      </a:extLst>
                    </a:blip>
                    <a:stretch>
                      <a:fillRect/>
                    </a:stretch>
                  </pic:blipFill>
                  <pic:spPr>
                    <a:xfrm>
                      <a:off x="0" y="0"/>
                      <a:ext cx="3429000" cy="6095998"/>
                    </a:xfrm>
                    <a:prstGeom prst="rect">
                      <a:avLst/>
                    </a:prstGeom>
                  </pic:spPr>
                </pic:pic>
              </a:graphicData>
            </a:graphic>
          </wp:inline>
        </w:drawing>
      </w:r>
      <w:r>
        <w:rPr>
          <w:noProof/>
        </w:rPr>
        <w:lastRenderedPageBreak/>
        <w:drawing>
          <wp:inline distT="0" distB="0" distL="0" distR="0" wp14:anchorId="7607E892" wp14:editId="7666D71E">
            <wp:extent cx="3429000" cy="7496174"/>
            <wp:effectExtent l="0" t="0" r="0" b="9525"/>
            <wp:docPr id="14330665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9">
                      <a:extLst>
                        <a:ext uri="{28A0092B-C50C-407E-A947-70E740481C1C}">
                          <a14:useLocalDpi xmlns:a14="http://schemas.microsoft.com/office/drawing/2010/main" val="0"/>
                        </a:ext>
                      </a:extLst>
                    </a:blip>
                    <a:stretch>
                      <a:fillRect/>
                    </a:stretch>
                  </pic:blipFill>
                  <pic:spPr>
                    <a:xfrm>
                      <a:off x="0" y="0"/>
                      <a:ext cx="3429000" cy="7496174"/>
                    </a:xfrm>
                    <a:prstGeom prst="rect">
                      <a:avLst/>
                    </a:prstGeom>
                  </pic:spPr>
                </pic:pic>
              </a:graphicData>
            </a:graphic>
          </wp:inline>
        </w:drawing>
      </w:r>
      <w:r>
        <w:rPr>
          <w:noProof/>
        </w:rPr>
        <w:lastRenderedPageBreak/>
        <w:drawing>
          <wp:inline distT="0" distB="0" distL="0" distR="0" wp14:anchorId="0FCA13B5" wp14:editId="555EA3D2">
            <wp:extent cx="3429000" cy="6095998"/>
            <wp:effectExtent l="0" t="0" r="0" b="0"/>
            <wp:docPr id="154129974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20">
                      <a:extLst>
                        <a:ext uri="{28A0092B-C50C-407E-A947-70E740481C1C}">
                          <a14:useLocalDpi xmlns:a14="http://schemas.microsoft.com/office/drawing/2010/main" val="0"/>
                        </a:ext>
                      </a:extLst>
                    </a:blip>
                    <a:stretch>
                      <a:fillRect/>
                    </a:stretch>
                  </pic:blipFill>
                  <pic:spPr>
                    <a:xfrm>
                      <a:off x="0" y="0"/>
                      <a:ext cx="3429000" cy="6095998"/>
                    </a:xfrm>
                    <a:prstGeom prst="rect">
                      <a:avLst/>
                    </a:prstGeom>
                  </pic:spPr>
                </pic:pic>
              </a:graphicData>
            </a:graphic>
          </wp:inline>
        </w:drawing>
      </w:r>
      <w:r>
        <w:rPr>
          <w:noProof/>
        </w:rPr>
        <w:lastRenderedPageBreak/>
        <w:drawing>
          <wp:inline distT="0" distB="0" distL="0" distR="0" wp14:anchorId="6F10B360" wp14:editId="3717D44F">
            <wp:extent cx="3429000" cy="6095998"/>
            <wp:effectExtent l="0" t="0" r="0" b="0"/>
            <wp:docPr id="16836215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21">
                      <a:extLst>
                        <a:ext uri="{28A0092B-C50C-407E-A947-70E740481C1C}">
                          <a14:useLocalDpi xmlns:a14="http://schemas.microsoft.com/office/drawing/2010/main" val="0"/>
                        </a:ext>
                      </a:extLst>
                    </a:blip>
                    <a:stretch>
                      <a:fillRect/>
                    </a:stretch>
                  </pic:blipFill>
                  <pic:spPr>
                    <a:xfrm>
                      <a:off x="0" y="0"/>
                      <a:ext cx="3429000" cy="6095998"/>
                    </a:xfrm>
                    <a:prstGeom prst="rect">
                      <a:avLst/>
                    </a:prstGeom>
                  </pic:spPr>
                </pic:pic>
              </a:graphicData>
            </a:graphic>
          </wp:inline>
        </w:drawing>
      </w:r>
    </w:p>
    <w:p w14:paraId="3641FD15" w14:textId="2E343628" w:rsidR="00A0478B" w:rsidRDefault="00A0478B" w:rsidP="00F50E22">
      <w:pPr>
        <w:jc w:val="center"/>
        <w:rPr>
          <w:noProof/>
        </w:rPr>
      </w:pPr>
      <w:r>
        <w:rPr>
          <w:noProof/>
        </w:rPr>
        <w:lastRenderedPageBreak/>
        <w:drawing>
          <wp:inline distT="0" distB="0" distL="0" distR="0" wp14:anchorId="1C7111FF" wp14:editId="3CF650DE">
            <wp:extent cx="3457575" cy="6095998"/>
            <wp:effectExtent l="0" t="0" r="9525" b="0"/>
            <wp:docPr id="375490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2">
                      <a:extLst>
                        <a:ext uri="{28A0092B-C50C-407E-A947-70E740481C1C}">
                          <a14:useLocalDpi xmlns:a14="http://schemas.microsoft.com/office/drawing/2010/main" val="0"/>
                        </a:ext>
                      </a:extLst>
                    </a:blip>
                    <a:stretch>
                      <a:fillRect/>
                    </a:stretch>
                  </pic:blipFill>
                  <pic:spPr>
                    <a:xfrm>
                      <a:off x="0" y="0"/>
                      <a:ext cx="3457575" cy="6095998"/>
                    </a:xfrm>
                    <a:prstGeom prst="rect">
                      <a:avLst/>
                    </a:prstGeom>
                  </pic:spPr>
                </pic:pic>
              </a:graphicData>
            </a:graphic>
          </wp:inline>
        </w:drawing>
      </w:r>
      <w:r>
        <w:rPr>
          <w:noProof/>
        </w:rPr>
        <w:lastRenderedPageBreak/>
        <w:drawing>
          <wp:inline distT="0" distB="0" distL="0" distR="0" wp14:anchorId="6DF07D8B" wp14:editId="7602B642">
            <wp:extent cx="3429000" cy="6095998"/>
            <wp:effectExtent l="0" t="0" r="0" b="0"/>
            <wp:docPr id="10938326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3">
                      <a:extLst>
                        <a:ext uri="{28A0092B-C50C-407E-A947-70E740481C1C}">
                          <a14:useLocalDpi xmlns:a14="http://schemas.microsoft.com/office/drawing/2010/main" val="0"/>
                        </a:ext>
                      </a:extLst>
                    </a:blip>
                    <a:stretch>
                      <a:fillRect/>
                    </a:stretch>
                  </pic:blipFill>
                  <pic:spPr>
                    <a:xfrm>
                      <a:off x="0" y="0"/>
                      <a:ext cx="3429000" cy="6095998"/>
                    </a:xfrm>
                    <a:prstGeom prst="rect">
                      <a:avLst/>
                    </a:prstGeom>
                  </pic:spPr>
                </pic:pic>
              </a:graphicData>
            </a:graphic>
          </wp:inline>
        </w:drawing>
      </w:r>
    </w:p>
    <w:p w14:paraId="093DAAF8" w14:textId="1DD4A99D" w:rsidR="00250885" w:rsidRPr="00250885" w:rsidRDefault="00250885" w:rsidP="00250885"/>
    <w:p w14:paraId="027BA463" w14:textId="5C5E0DDB" w:rsidR="00250885" w:rsidRPr="00250885" w:rsidRDefault="00250885" w:rsidP="00250885"/>
    <w:p w14:paraId="1F4664A1" w14:textId="6A8F2557" w:rsidR="00250885" w:rsidRPr="00250885" w:rsidRDefault="00250885" w:rsidP="00250885"/>
    <w:p w14:paraId="109864EF" w14:textId="4164CEA2" w:rsidR="00250885" w:rsidRPr="00250885" w:rsidRDefault="00250885" w:rsidP="00250885"/>
    <w:p w14:paraId="53580454" w14:textId="72AADE6F" w:rsidR="00250885" w:rsidRPr="00250885" w:rsidRDefault="00250885" w:rsidP="00250885"/>
    <w:p w14:paraId="202432F3" w14:textId="27C35A0A" w:rsidR="00250885" w:rsidRDefault="00250885" w:rsidP="00250885">
      <w:pPr>
        <w:rPr>
          <w:noProof/>
        </w:rPr>
      </w:pPr>
    </w:p>
    <w:p w14:paraId="0C61E93C" w14:textId="2BFDED8F" w:rsidR="00250885" w:rsidRPr="00250885" w:rsidRDefault="00250885" w:rsidP="00250885">
      <w:pPr>
        <w:jc w:val="center"/>
      </w:pPr>
      <w:r>
        <w:rPr>
          <w:noProof/>
        </w:rPr>
        <w:lastRenderedPageBreak/>
        <w:drawing>
          <wp:inline distT="0" distB="0" distL="0" distR="0" wp14:anchorId="01DBDBD9" wp14:editId="046A0820">
            <wp:extent cx="3429000" cy="7496174"/>
            <wp:effectExtent l="0" t="0" r="0" b="9525"/>
            <wp:docPr id="13697690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24">
                      <a:extLst>
                        <a:ext uri="{28A0092B-C50C-407E-A947-70E740481C1C}">
                          <a14:useLocalDpi xmlns:a14="http://schemas.microsoft.com/office/drawing/2010/main" val="0"/>
                        </a:ext>
                      </a:extLst>
                    </a:blip>
                    <a:stretch>
                      <a:fillRect/>
                    </a:stretch>
                  </pic:blipFill>
                  <pic:spPr>
                    <a:xfrm>
                      <a:off x="0" y="0"/>
                      <a:ext cx="3429000" cy="7496174"/>
                    </a:xfrm>
                    <a:prstGeom prst="rect">
                      <a:avLst/>
                    </a:prstGeom>
                  </pic:spPr>
                </pic:pic>
              </a:graphicData>
            </a:graphic>
          </wp:inline>
        </w:drawing>
      </w:r>
      <w:r>
        <w:rPr>
          <w:noProof/>
        </w:rPr>
        <w:lastRenderedPageBreak/>
        <w:drawing>
          <wp:inline distT="0" distB="0" distL="0" distR="0" wp14:anchorId="6F830FB4" wp14:editId="1EEE5566">
            <wp:extent cx="3429000" cy="7496174"/>
            <wp:effectExtent l="0" t="0" r="0" b="9525"/>
            <wp:docPr id="157913963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3429000" cy="7496174"/>
                    </a:xfrm>
                    <a:prstGeom prst="rect">
                      <a:avLst/>
                    </a:prstGeom>
                  </pic:spPr>
                </pic:pic>
              </a:graphicData>
            </a:graphic>
          </wp:inline>
        </w:drawing>
      </w:r>
      <w:r>
        <w:rPr>
          <w:noProof/>
        </w:rPr>
        <w:lastRenderedPageBreak/>
        <w:drawing>
          <wp:inline distT="0" distB="0" distL="0" distR="0" wp14:anchorId="7BD90A03" wp14:editId="39681F11">
            <wp:extent cx="3429000" cy="6086475"/>
            <wp:effectExtent l="0" t="0" r="0" b="9525"/>
            <wp:docPr id="93523343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26">
                      <a:extLst>
                        <a:ext uri="{28A0092B-C50C-407E-A947-70E740481C1C}">
                          <a14:useLocalDpi xmlns:a14="http://schemas.microsoft.com/office/drawing/2010/main" val="0"/>
                        </a:ext>
                      </a:extLst>
                    </a:blip>
                    <a:stretch>
                      <a:fillRect/>
                    </a:stretch>
                  </pic:blipFill>
                  <pic:spPr>
                    <a:xfrm>
                      <a:off x="0" y="0"/>
                      <a:ext cx="3429000" cy="6086475"/>
                    </a:xfrm>
                    <a:prstGeom prst="rect">
                      <a:avLst/>
                    </a:prstGeom>
                  </pic:spPr>
                </pic:pic>
              </a:graphicData>
            </a:graphic>
          </wp:inline>
        </w:drawing>
      </w:r>
      <w:r>
        <w:rPr>
          <w:noProof/>
        </w:rPr>
        <w:lastRenderedPageBreak/>
        <w:drawing>
          <wp:inline distT="0" distB="0" distL="0" distR="0" wp14:anchorId="6C4EAD1C" wp14:editId="21A2A970">
            <wp:extent cx="3429000" cy="6095998"/>
            <wp:effectExtent l="0" t="0" r="0" b="0"/>
            <wp:docPr id="194455183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27">
                      <a:extLst>
                        <a:ext uri="{28A0092B-C50C-407E-A947-70E740481C1C}">
                          <a14:useLocalDpi xmlns:a14="http://schemas.microsoft.com/office/drawing/2010/main" val="0"/>
                        </a:ext>
                      </a:extLst>
                    </a:blip>
                    <a:stretch>
                      <a:fillRect/>
                    </a:stretch>
                  </pic:blipFill>
                  <pic:spPr>
                    <a:xfrm>
                      <a:off x="0" y="0"/>
                      <a:ext cx="3429000" cy="6095998"/>
                    </a:xfrm>
                    <a:prstGeom prst="rect">
                      <a:avLst/>
                    </a:prstGeom>
                  </pic:spPr>
                </pic:pic>
              </a:graphicData>
            </a:graphic>
          </wp:inline>
        </w:drawing>
      </w:r>
    </w:p>
    <w:sectPr w:rsidR="00250885" w:rsidRPr="00250885" w:rsidSect="00431ACA">
      <w:headerReference w:type="default" r:id="rId28"/>
      <w:footerReference w:type="default" r:id="rId29"/>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A0D43A" w14:textId="77777777" w:rsidR="00AB3BFE" w:rsidRDefault="00AB3BFE" w:rsidP="00D700CD">
      <w:pPr>
        <w:spacing w:after="0" w:line="240" w:lineRule="auto"/>
      </w:pPr>
      <w:r>
        <w:separator/>
      </w:r>
    </w:p>
  </w:endnote>
  <w:endnote w:type="continuationSeparator" w:id="0">
    <w:p w14:paraId="031B28E1" w14:textId="77777777" w:rsidR="00AB3BFE" w:rsidRDefault="00AB3BFE" w:rsidP="00D700CD">
      <w:pPr>
        <w:spacing w:after="0" w:line="240" w:lineRule="auto"/>
      </w:pPr>
      <w:r>
        <w:continuationSeparator/>
      </w:r>
    </w:p>
  </w:endnote>
  <w:endnote w:type="continuationNotice" w:id="1">
    <w:p w14:paraId="3485ECF5" w14:textId="77777777" w:rsidR="00AB3BFE" w:rsidRDefault="00AB3B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9C2FA" w14:textId="64E3F4BA" w:rsidR="00703EB9" w:rsidRDefault="00431ACA">
    <w:pPr>
      <w:pStyle w:val="Piedepgina"/>
    </w:pPr>
    <w:r>
      <w:rPr>
        <w:noProof/>
      </w:rPr>
      <mc:AlternateContent>
        <mc:Choice Requires="wps">
          <w:drawing>
            <wp:anchor distT="0" distB="0" distL="114300" distR="114300" simplePos="0" relativeHeight="251658244" behindDoc="0" locked="0" layoutInCell="1" allowOverlap="1" wp14:anchorId="3C49EE83" wp14:editId="7D28C7E6">
              <wp:simplePos x="0" y="0"/>
              <wp:positionH relativeFrom="page">
                <wp:align>left</wp:align>
              </wp:positionH>
              <wp:positionV relativeFrom="paragraph">
                <wp:posOffset>-3743960</wp:posOffset>
              </wp:positionV>
              <wp:extent cx="936000" cy="7660800"/>
              <wp:effectExtent l="66675" t="47625" r="83185" b="83185"/>
              <wp:wrapNone/>
              <wp:docPr id="13" name="Diagrama de flujo: retras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36000" cy="7660800"/>
                      </a:xfrm>
                      <a:prstGeom prst="flowChartDelay">
                        <a:avLst/>
                      </a:prstGeom>
                      <a:solidFill>
                        <a:schemeClr val="accent4">
                          <a:lumMod val="100000"/>
                          <a:lumOff val="0"/>
                        </a:schemeClr>
                      </a:solidFill>
                      <a:ln w="127000" cmpd="dbl">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DABB3B" id="_x0000_t135" coordsize="21600,21600" o:spt="135" path="m10800,qx21600,10800,10800,21600l,21600,,xe">
              <v:stroke joinstyle="miter"/>
              <v:path gradientshapeok="t" o:connecttype="rect" textboxrect="0,3163,18437,18437"/>
            </v:shapetype>
            <v:shape id="Diagrama de flujo: retraso 13" o:spid="_x0000_s1026" type="#_x0000_t135" style="position:absolute;margin-left:0;margin-top:-294.8pt;width:73.7pt;height:603.2pt;rotation:-90;z-index:2516582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" fillcolor="#ffc000 [3207]" strokecolor="#ffc000 [3207]" strokeweight="10pt">
              <v:stroke linestyle="thinThin"/>
              <v:shadow color="#868686"/>
              <w10:wrap anchorx="page"/>
            </v:shape>
          </w:pict>
        </mc:Fallback>
      </mc:AlternateContent>
    </w:r>
    <w:r w:rsidR="00B0417D">
      <w:rPr>
        <w:noProof/>
      </w:rPr>
      <mc:AlternateContent>
        <mc:Choice Requires="wps">
          <w:drawing>
            <wp:anchor distT="0" distB="0" distL="114300" distR="114300" simplePos="0" relativeHeight="251658243" behindDoc="0" locked="0" layoutInCell="1" allowOverlap="1" wp14:anchorId="2F0A764B" wp14:editId="3F68EFD7">
              <wp:simplePos x="0" y="0"/>
              <wp:positionH relativeFrom="page">
                <wp:posOffset>1080135</wp:posOffset>
              </wp:positionH>
              <wp:positionV relativeFrom="paragraph">
                <wp:posOffset>0</wp:posOffset>
              </wp:positionV>
              <wp:extent cx="935990" cy="7661275"/>
              <wp:effectExtent l="9207" t="0" r="25718" b="25717"/>
              <wp:wrapNone/>
              <wp:docPr id="12" name="Diagrama de flujo: retraso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35990" cy="7661275"/>
                      </a:xfrm>
                      <a:prstGeom prst="flowChartDelay">
                        <a:avLst/>
                      </a:prstGeom>
                      <a:ln>
                        <a:headEnd/>
                        <a:tailEnd/>
                      </a:ln>
                    </wps:spPr>
                    <wps:style>
                      <a:lnRef idx="2">
                        <a:schemeClr val="accent2">
                          <a:shade val="50000"/>
                        </a:schemeClr>
                      </a:lnRef>
                      <a:fillRef idx="1">
                        <a:schemeClr val="accent2"/>
                      </a:fillRef>
                      <a:effectRef idx="0">
                        <a:schemeClr val="accent2"/>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087CB" id="Diagrama de flujo: retraso 12" o:spid="_x0000_s1026" type="#_x0000_t135" style="position:absolute;margin-left:85.05pt;margin-top:0;width:73.7pt;height:603.25pt;rotation:90;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" fillcolor="#ed7d31 [3205]" strokecolor="#823b0b [1605]" strokeweight="1pt">
              <w10:wrap anchorx="page"/>
            </v:shape>
          </w:pict>
        </mc:Fallback>
      </mc:AlternateContent>
    </w:r>
    <w:r w:rsidR="00EA59A2">
      <w:rPr>
        <w:noProof/>
      </w:rPr>
      <mc:AlternateContent>
        <mc:Choice Requires="wps">
          <w:drawing>
            <wp:anchor distT="0" distB="0" distL="114300" distR="114300" simplePos="0" relativeHeight="251658242" behindDoc="0" locked="0" layoutInCell="1" allowOverlap="1" wp14:anchorId="6B6482D1" wp14:editId="34955D33">
              <wp:simplePos x="0" y="0"/>
              <wp:positionH relativeFrom="column">
                <wp:posOffset>3401695</wp:posOffset>
              </wp:positionH>
              <wp:positionV relativeFrom="paragraph">
                <wp:posOffset>5681980</wp:posOffset>
              </wp:positionV>
              <wp:extent cx="935990" cy="7661275"/>
              <wp:effectExtent l="66357" t="47943" r="82868" b="82867"/>
              <wp:wrapNone/>
              <wp:docPr id="11" name="Diagrama de flujo: retras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35990" cy="7661275"/>
                      </a:xfrm>
                      <a:prstGeom prst="flowChartDelay">
                        <a:avLst/>
                      </a:prstGeom>
                      <a:solidFill>
                        <a:schemeClr val="accent4">
                          <a:lumMod val="100000"/>
                          <a:lumOff val="0"/>
                        </a:schemeClr>
                      </a:solidFill>
                      <a:ln w="127000" cmpd="dbl">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847E134" w14:textId="77777777" w:rsidR="00EA59A2" w:rsidRDefault="00EA59A2" w:rsidP="00EA59A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482D1" id="Diagrama de flujo: retraso 11" o:spid="_x0000_s1026" type="#_x0000_t135" style="position:absolute;margin-left:267.85pt;margin-top:447.4pt;width:73.7pt;height:603.25pt;rotation:-90;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" fillcolor="#ffc000 [3207]" strokecolor="#ffc000 [3207]" strokeweight="10pt">
              <v:stroke linestyle="thinThin"/>
              <v:shadow color="#868686"/>
              <v:textbox>
                <w:txbxContent>
                  <w:p w14:paraId="4847E134" w14:textId="77777777" w:rsidR="00EA59A2" w:rsidRDefault="00EA59A2" w:rsidP="00EA59A2">
                    <w:pPr>
                      <w:jc w:val="center"/>
                    </w:pPr>
                  </w:p>
                </w:txbxContent>
              </v:textbox>
            </v:shape>
          </w:pict>
        </mc:Fallback>
      </mc:AlternateContent>
    </w:r>
    <w:r w:rsidR="00FB2044">
      <w:rPr>
        <w:noProof/>
      </w:rPr>
      <mc:AlternateContent>
        <mc:Choice Requires="wps">
          <w:drawing>
            <wp:anchor distT="0" distB="0" distL="114300" distR="114300" simplePos="0" relativeHeight="251658240" behindDoc="0" locked="0" layoutInCell="1" allowOverlap="1" wp14:anchorId="08030E58" wp14:editId="588CF6CD">
              <wp:simplePos x="0" y="0"/>
              <wp:positionH relativeFrom="column">
                <wp:posOffset>3420745</wp:posOffset>
              </wp:positionH>
              <wp:positionV relativeFrom="paragraph">
                <wp:posOffset>5701030</wp:posOffset>
              </wp:positionV>
              <wp:extent cx="935990" cy="7661275"/>
              <wp:effectExtent l="71120" t="63500" r="68580" b="67310"/>
              <wp:wrapNone/>
              <wp:docPr id="10" name="Diagrama de flujo: retras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35990" cy="7661275"/>
                      </a:xfrm>
                      <a:prstGeom prst="flowChartDelay">
                        <a:avLst/>
                      </a:prstGeom>
                      <a:solidFill>
                        <a:schemeClr val="accent4">
                          <a:lumMod val="100000"/>
                          <a:lumOff val="0"/>
                        </a:schemeClr>
                      </a:solidFill>
                      <a:ln w="127000" cmpd="dbl">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8AFE2" id="Diagrama de flujo: retraso 10" o:spid="_x0000_s1026" type="#_x0000_t135" style="position:absolute;margin-left:269.35pt;margin-top:448.9pt;width:73.7pt;height:603.25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" fillcolor="#ffc000 [3207]" strokecolor="#ffc000 [3207]" strokeweight="10pt">
              <v:stroke linestyle="thinThin"/>
              <v:shadow color="#868686"/>
            </v:shape>
          </w:pict>
        </mc:Fallback>
      </mc:AlternateContent>
    </w:r>
    <w:r w:rsidR="00FB2044">
      <w:rPr>
        <w:noProof/>
      </w:rPr>
      <mc:AlternateContent>
        <mc:Choice Requires="wps">
          <w:drawing>
            <wp:anchor distT="0" distB="0" distL="114300" distR="114300" simplePos="0" relativeHeight="251658241" behindDoc="0" locked="0" layoutInCell="1" allowOverlap="1" wp14:anchorId="7849EA88" wp14:editId="5B899C62">
              <wp:simplePos x="0" y="0"/>
              <wp:positionH relativeFrom="column">
                <wp:posOffset>3420745</wp:posOffset>
              </wp:positionH>
              <wp:positionV relativeFrom="paragraph">
                <wp:posOffset>5701030</wp:posOffset>
              </wp:positionV>
              <wp:extent cx="935990" cy="7661275"/>
              <wp:effectExtent l="71120" t="63500" r="68580" b="67310"/>
              <wp:wrapNone/>
              <wp:docPr id="9" name="Diagrama de flujo: retras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35990" cy="7661275"/>
                      </a:xfrm>
                      <a:prstGeom prst="flowChartDelay">
                        <a:avLst/>
                      </a:prstGeom>
                      <a:solidFill>
                        <a:schemeClr val="accent4">
                          <a:lumMod val="100000"/>
                          <a:lumOff val="0"/>
                        </a:schemeClr>
                      </a:solidFill>
                      <a:ln w="127000" cmpd="dbl">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FAC19" id="Diagrama de flujo: retraso 9" o:spid="_x0000_s1026" type="#_x0000_t135" style="position:absolute;margin-left:269.35pt;margin-top:448.9pt;width:73.7pt;height:603.25pt;rotation:-9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" fillcolor="#ffc000 [3207]" strokecolor="#ffc000 [3207]" strokeweight="10pt">
              <v:stroke linestyle="thinThin"/>
              <v:shadow color="#868686"/>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F06C94" w14:textId="77777777" w:rsidR="00AB3BFE" w:rsidRDefault="00AB3BFE" w:rsidP="00D700CD">
      <w:pPr>
        <w:spacing w:after="0" w:line="240" w:lineRule="auto"/>
      </w:pPr>
      <w:r>
        <w:separator/>
      </w:r>
    </w:p>
  </w:footnote>
  <w:footnote w:type="continuationSeparator" w:id="0">
    <w:p w14:paraId="06E17493" w14:textId="77777777" w:rsidR="00AB3BFE" w:rsidRDefault="00AB3BFE" w:rsidP="00D700CD">
      <w:pPr>
        <w:spacing w:after="0" w:line="240" w:lineRule="auto"/>
      </w:pPr>
      <w:r>
        <w:continuationSeparator/>
      </w:r>
    </w:p>
  </w:footnote>
  <w:footnote w:type="continuationNotice" w:id="1">
    <w:p w14:paraId="01C00A0E" w14:textId="77777777" w:rsidR="00AB3BFE" w:rsidRDefault="00AB3BF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4E3E4C" w14:textId="3CC08C4B" w:rsidR="007F05F8" w:rsidRDefault="00D01616">
    <w:pPr>
      <w:pStyle w:val="Encabezado"/>
    </w:pPr>
    <w:r>
      <w:rPr>
        <w:noProof/>
      </w:rPr>
      <mc:AlternateContent>
        <mc:Choice Requires="wps">
          <w:drawing>
            <wp:anchor distT="0" distB="0" distL="114300" distR="114300" simplePos="0" relativeHeight="251658245" behindDoc="0" locked="0" layoutInCell="1" allowOverlap="1" wp14:anchorId="5F5591A7" wp14:editId="362A5A75">
              <wp:simplePos x="0" y="0"/>
              <wp:positionH relativeFrom="page">
                <wp:align>left</wp:align>
              </wp:positionH>
              <wp:positionV relativeFrom="paragraph">
                <wp:posOffset>-3741103</wp:posOffset>
              </wp:positionV>
              <wp:extent cx="935990" cy="7661275"/>
              <wp:effectExtent l="66357" t="47943" r="82868" b="82867"/>
              <wp:wrapNone/>
              <wp:docPr id="14" name="Diagrama de flujo: retras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35990" cy="7661275"/>
                      </a:xfrm>
                      <a:prstGeom prst="flowChartDelay">
                        <a:avLst/>
                      </a:prstGeom>
                      <a:solidFill>
                        <a:schemeClr val="accent4">
                          <a:lumMod val="100000"/>
                          <a:lumOff val="0"/>
                        </a:schemeClr>
                      </a:solidFill>
                      <a:ln w="127000" cmpd="dbl">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C2197" id="_x0000_t135" coordsize="21600,21600" o:spt="135" path="m10800,qx21600,10800,10800,21600l,21600,,xe">
              <v:stroke joinstyle="miter"/>
              <v:path gradientshapeok="t" o:connecttype="rect" textboxrect="0,3163,18437,18437"/>
            </v:shapetype>
            <v:shape id="Diagrama de flujo: retraso 14" o:spid="_x0000_s1026" type="#_x0000_t135" style="position:absolute;margin-left:0;margin-top:-294.6pt;width:73.7pt;height:603.25pt;rotation:90;z-index:251658245;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" fillcolor="#ffc000 [3207]" strokecolor="#ffc000 [3207]" strokeweight="10pt">
              <v:stroke linestyle="thinThin"/>
              <v:shadow color="#868686"/>
              <w10:wrap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0187C"/>
    <w:multiLevelType w:val="hybridMultilevel"/>
    <w:tmpl w:val="1B668C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B82190D"/>
    <w:multiLevelType w:val="multilevel"/>
    <w:tmpl w:val="899457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EED4D9D"/>
    <w:multiLevelType w:val="hybridMultilevel"/>
    <w:tmpl w:val="ABB25C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ADA26E0"/>
    <w:multiLevelType w:val="hybridMultilevel"/>
    <w:tmpl w:val="16C4B5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19842B8"/>
    <w:multiLevelType w:val="multilevel"/>
    <w:tmpl w:val="31B414B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3600527F"/>
    <w:multiLevelType w:val="hybridMultilevel"/>
    <w:tmpl w:val="12942E4E"/>
    <w:lvl w:ilvl="0" w:tplc="F10CE1EE">
      <w:start w:val="1"/>
      <w:numFmt w:val="bullet"/>
      <w:lvlText w:val=""/>
      <w:lvlJc w:val="left"/>
      <w:pPr>
        <w:ind w:left="720" w:hanging="360"/>
      </w:pPr>
      <w:rPr>
        <w:rFonts w:ascii="Symbol" w:hAnsi="Symbol" w:hint="default"/>
      </w:rPr>
    </w:lvl>
    <w:lvl w:ilvl="1" w:tplc="22289A12">
      <w:start w:val="1"/>
      <w:numFmt w:val="bullet"/>
      <w:lvlText w:val="o"/>
      <w:lvlJc w:val="left"/>
      <w:pPr>
        <w:ind w:left="1440" w:hanging="360"/>
      </w:pPr>
      <w:rPr>
        <w:rFonts w:ascii="Courier New" w:hAnsi="Courier New" w:hint="default"/>
      </w:rPr>
    </w:lvl>
    <w:lvl w:ilvl="2" w:tplc="15329D42">
      <w:start w:val="1"/>
      <w:numFmt w:val="bullet"/>
      <w:lvlText w:val=""/>
      <w:lvlJc w:val="left"/>
      <w:pPr>
        <w:ind w:left="2160" w:hanging="360"/>
      </w:pPr>
      <w:rPr>
        <w:rFonts w:ascii="Wingdings" w:hAnsi="Wingdings" w:hint="default"/>
      </w:rPr>
    </w:lvl>
    <w:lvl w:ilvl="3" w:tplc="5F2EC166">
      <w:start w:val="1"/>
      <w:numFmt w:val="bullet"/>
      <w:lvlText w:val=""/>
      <w:lvlJc w:val="left"/>
      <w:pPr>
        <w:ind w:left="2880" w:hanging="360"/>
      </w:pPr>
      <w:rPr>
        <w:rFonts w:ascii="Symbol" w:hAnsi="Symbol" w:hint="default"/>
      </w:rPr>
    </w:lvl>
    <w:lvl w:ilvl="4" w:tplc="174E8914">
      <w:start w:val="1"/>
      <w:numFmt w:val="bullet"/>
      <w:lvlText w:val="o"/>
      <w:lvlJc w:val="left"/>
      <w:pPr>
        <w:ind w:left="3600" w:hanging="360"/>
      </w:pPr>
      <w:rPr>
        <w:rFonts w:ascii="Courier New" w:hAnsi="Courier New" w:hint="default"/>
      </w:rPr>
    </w:lvl>
    <w:lvl w:ilvl="5" w:tplc="34D41292">
      <w:start w:val="1"/>
      <w:numFmt w:val="bullet"/>
      <w:lvlText w:val=""/>
      <w:lvlJc w:val="left"/>
      <w:pPr>
        <w:ind w:left="4320" w:hanging="360"/>
      </w:pPr>
      <w:rPr>
        <w:rFonts w:ascii="Wingdings" w:hAnsi="Wingdings" w:hint="default"/>
      </w:rPr>
    </w:lvl>
    <w:lvl w:ilvl="6" w:tplc="B10CB702">
      <w:start w:val="1"/>
      <w:numFmt w:val="bullet"/>
      <w:lvlText w:val=""/>
      <w:lvlJc w:val="left"/>
      <w:pPr>
        <w:ind w:left="5040" w:hanging="360"/>
      </w:pPr>
      <w:rPr>
        <w:rFonts w:ascii="Symbol" w:hAnsi="Symbol" w:hint="default"/>
      </w:rPr>
    </w:lvl>
    <w:lvl w:ilvl="7" w:tplc="602C127A">
      <w:start w:val="1"/>
      <w:numFmt w:val="bullet"/>
      <w:lvlText w:val="o"/>
      <w:lvlJc w:val="left"/>
      <w:pPr>
        <w:ind w:left="5760" w:hanging="360"/>
      </w:pPr>
      <w:rPr>
        <w:rFonts w:ascii="Courier New" w:hAnsi="Courier New" w:hint="default"/>
      </w:rPr>
    </w:lvl>
    <w:lvl w:ilvl="8" w:tplc="272409D8">
      <w:start w:val="1"/>
      <w:numFmt w:val="bullet"/>
      <w:lvlText w:val=""/>
      <w:lvlJc w:val="left"/>
      <w:pPr>
        <w:ind w:left="6480" w:hanging="360"/>
      </w:pPr>
      <w:rPr>
        <w:rFonts w:ascii="Wingdings" w:hAnsi="Wingdings" w:hint="default"/>
      </w:rPr>
    </w:lvl>
  </w:abstractNum>
  <w:abstractNum w:abstractNumId="6" w15:restartNumberingAfterBreak="0">
    <w:nsid w:val="3D047C0E"/>
    <w:multiLevelType w:val="multilevel"/>
    <w:tmpl w:val="84E49AE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444013E0"/>
    <w:multiLevelType w:val="hybridMultilevel"/>
    <w:tmpl w:val="1054DC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455439B"/>
    <w:multiLevelType w:val="hybridMultilevel"/>
    <w:tmpl w:val="9DCE96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9616026"/>
    <w:multiLevelType w:val="hybridMultilevel"/>
    <w:tmpl w:val="B7A6E7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BDD00AE"/>
    <w:multiLevelType w:val="hybridMultilevel"/>
    <w:tmpl w:val="655A83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C3B0144"/>
    <w:multiLevelType w:val="multilevel"/>
    <w:tmpl w:val="EA4C088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683045DD"/>
    <w:multiLevelType w:val="hybridMultilevel"/>
    <w:tmpl w:val="D14260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89B4E89"/>
    <w:multiLevelType w:val="hybridMultilevel"/>
    <w:tmpl w:val="2E724008"/>
    <w:lvl w:ilvl="0" w:tplc="F866F9E8">
      <w:start w:val="1"/>
      <w:numFmt w:val="bullet"/>
      <w:lvlText w:val=""/>
      <w:lvlJc w:val="left"/>
      <w:pPr>
        <w:ind w:left="720" w:hanging="360"/>
      </w:pPr>
      <w:rPr>
        <w:rFonts w:ascii="Symbol" w:hAnsi="Symbol" w:hint="default"/>
      </w:rPr>
    </w:lvl>
    <w:lvl w:ilvl="1" w:tplc="FB8839F4">
      <w:start w:val="1"/>
      <w:numFmt w:val="bullet"/>
      <w:lvlText w:val="o"/>
      <w:lvlJc w:val="left"/>
      <w:pPr>
        <w:ind w:left="1440" w:hanging="360"/>
      </w:pPr>
      <w:rPr>
        <w:rFonts w:ascii="Courier New" w:hAnsi="Courier New" w:hint="default"/>
      </w:rPr>
    </w:lvl>
    <w:lvl w:ilvl="2" w:tplc="BFB87C94">
      <w:start w:val="1"/>
      <w:numFmt w:val="bullet"/>
      <w:lvlText w:val=""/>
      <w:lvlJc w:val="left"/>
      <w:pPr>
        <w:ind w:left="2160" w:hanging="360"/>
      </w:pPr>
      <w:rPr>
        <w:rFonts w:ascii="Wingdings" w:hAnsi="Wingdings" w:hint="default"/>
      </w:rPr>
    </w:lvl>
    <w:lvl w:ilvl="3" w:tplc="DC5082F0">
      <w:start w:val="1"/>
      <w:numFmt w:val="bullet"/>
      <w:lvlText w:val=""/>
      <w:lvlJc w:val="left"/>
      <w:pPr>
        <w:ind w:left="2880" w:hanging="360"/>
      </w:pPr>
      <w:rPr>
        <w:rFonts w:ascii="Symbol" w:hAnsi="Symbol" w:hint="default"/>
      </w:rPr>
    </w:lvl>
    <w:lvl w:ilvl="4" w:tplc="B9F0AA96">
      <w:start w:val="1"/>
      <w:numFmt w:val="bullet"/>
      <w:lvlText w:val="o"/>
      <w:lvlJc w:val="left"/>
      <w:pPr>
        <w:ind w:left="3600" w:hanging="360"/>
      </w:pPr>
      <w:rPr>
        <w:rFonts w:ascii="Courier New" w:hAnsi="Courier New" w:hint="default"/>
      </w:rPr>
    </w:lvl>
    <w:lvl w:ilvl="5" w:tplc="A6EACAD2">
      <w:start w:val="1"/>
      <w:numFmt w:val="bullet"/>
      <w:lvlText w:val=""/>
      <w:lvlJc w:val="left"/>
      <w:pPr>
        <w:ind w:left="4320" w:hanging="360"/>
      </w:pPr>
      <w:rPr>
        <w:rFonts w:ascii="Wingdings" w:hAnsi="Wingdings" w:hint="default"/>
      </w:rPr>
    </w:lvl>
    <w:lvl w:ilvl="6" w:tplc="69AEA8B8">
      <w:start w:val="1"/>
      <w:numFmt w:val="bullet"/>
      <w:lvlText w:val=""/>
      <w:lvlJc w:val="left"/>
      <w:pPr>
        <w:ind w:left="5040" w:hanging="360"/>
      </w:pPr>
      <w:rPr>
        <w:rFonts w:ascii="Symbol" w:hAnsi="Symbol" w:hint="default"/>
      </w:rPr>
    </w:lvl>
    <w:lvl w:ilvl="7" w:tplc="3C3AEF46">
      <w:start w:val="1"/>
      <w:numFmt w:val="bullet"/>
      <w:lvlText w:val="o"/>
      <w:lvlJc w:val="left"/>
      <w:pPr>
        <w:ind w:left="5760" w:hanging="360"/>
      </w:pPr>
      <w:rPr>
        <w:rFonts w:ascii="Courier New" w:hAnsi="Courier New" w:hint="default"/>
      </w:rPr>
    </w:lvl>
    <w:lvl w:ilvl="8" w:tplc="DE38AE64">
      <w:start w:val="1"/>
      <w:numFmt w:val="bullet"/>
      <w:lvlText w:val=""/>
      <w:lvlJc w:val="left"/>
      <w:pPr>
        <w:ind w:left="6480" w:hanging="360"/>
      </w:pPr>
      <w:rPr>
        <w:rFonts w:ascii="Wingdings" w:hAnsi="Wingdings" w:hint="default"/>
      </w:rPr>
    </w:lvl>
  </w:abstractNum>
  <w:abstractNum w:abstractNumId="14" w15:restartNumberingAfterBreak="0">
    <w:nsid w:val="70B35186"/>
    <w:multiLevelType w:val="hybridMultilevel"/>
    <w:tmpl w:val="9782BD5C"/>
    <w:lvl w:ilvl="0" w:tplc="F3906DB6">
      <w:start w:val="1"/>
      <w:numFmt w:val="bullet"/>
      <w:lvlText w:val=""/>
      <w:lvlJc w:val="left"/>
      <w:pPr>
        <w:ind w:left="720" w:hanging="360"/>
      </w:pPr>
      <w:rPr>
        <w:rFonts w:ascii="Wingdings" w:hAnsi="Wingdings" w:hint="default"/>
      </w:rPr>
    </w:lvl>
    <w:lvl w:ilvl="1" w:tplc="69B84856">
      <w:start w:val="1"/>
      <w:numFmt w:val="bullet"/>
      <w:lvlText w:val="o"/>
      <w:lvlJc w:val="left"/>
      <w:pPr>
        <w:ind w:left="1440" w:hanging="360"/>
      </w:pPr>
      <w:rPr>
        <w:rFonts w:ascii="Courier New" w:hAnsi="Courier New" w:hint="default"/>
      </w:rPr>
    </w:lvl>
    <w:lvl w:ilvl="2" w:tplc="7820D278">
      <w:start w:val="1"/>
      <w:numFmt w:val="bullet"/>
      <w:lvlText w:val=""/>
      <w:lvlJc w:val="left"/>
      <w:pPr>
        <w:ind w:left="2160" w:hanging="360"/>
      </w:pPr>
      <w:rPr>
        <w:rFonts w:ascii="Wingdings" w:hAnsi="Wingdings" w:hint="default"/>
      </w:rPr>
    </w:lvl>
    <w:lvl w:ilvl="3" w:tplc="C14AB818">
      <w:start w:val="1"/>
      <w:numFmt w:val="bullet"/>
      <w:lvlText w:val=""/>
      <w:lvlJc w:val="left"/>
      <w:pPr>
        <w:ind w:left="2880" w:hanging="360"/>
      </w:pPr>
      <w:rPr>
        <w:rFonts w:ascii="Symbol" w:hAnsi="Symbol" w:hint="default"/>
      </w:rPr>
    </w:lvl>
    <w:lvl w:ilvl="4" w:tplc="286C2C56">
      <w:start w:val="1"/>
      <w:numFmt w:val="bullet"/>
      <w:lvlText w:val="o"/>
      <w:lvlJc w:val="left"/>
      <w:pPr>
        <w:ind w:left="3600" w:hanging="360"/>
      </w:pPr>
      <w:rPr>
        <w:rFonts w:ascii="Courier New" w:hAnsi="Courier New" w:hint="default"/>
      </w:rPr>
    </w:lvl>
    <w:lvl w:ilvl="5" w:tplc="34BED4BC">
      <w:start w:val="1"/>
      <w:numFmt w:val="bullet"/>
      <w:lvlText w:val=""/>
      <w:lvlJc w:val="left"/>
      <w:pPr>
        <w:ind w:left="4320" w:hanging="360"/>
      </w:pPr>
      <w:rPr>
        <w:rFonts w:ascii="Wingdings" w:hAnsi="Wingdings" w:hint="default"/>
      </w:rPr>
    </w:lvl>
    <w:lvl w:ilvl="6" w:tplc="A880D390">
      <w:start w:val="1"/>
      <w:numFmt w:val="bullet"/>
      <w:lvlText w:val=""/>
      <w:lvlJc w:val="left"/>
      <w:pPr>
        <w:ind w:left="5040" w:hanging="360"/>
      </w:pPr>
      <w:rPr>
        <w:rFonts w:ascii="Symbol" w:hAnsi="Symbol" w:hint="default"/>
      </w:rPr>
    </w:lvl>
    <w:lvl w:ilvl="7" w:tplc="B67AEC5A">
      <w:start w:val="1"/>
      <w:numFmt w:val="bullet"/>
      <w:lvlText w:val="o"/>
      <w:lvlJc w:val="left"/>
      <w:pPr>
        <w:ind w:left="5760" w:hanging="360"/>
      </w:pPr>
      <w:rPr>
        <w:rFonts w:ascii="Courier New" w:hAnsi="Courier New" w:hint="default"/>
      </w:rPr>
    </w:lvl>
    <w:lvl w:ilvl="8" w:tplc="BCC0873A">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5"/>
  </w:num>
  <w:num w:numId="4">
    <w:abstractNumId w:val="14"/>
  </w:num>
  <w:num w:numId="5">
    <w:abstractNumId w:val="8"/>
  </w:num>
  <w:num w:numId="6">
    <w:abstractNumId w:val="0"/>
  </w:num>
  <w:num w:numId="7">
    <w:abstractNumId w:val="3"/>
  </w:num>
  <w:num w:numId="8">
    <w:abstractNumId w:val="9"/>
  </w:num>
  <w:num w:numId="9">
    <w:abstractNumId w:val="7"/>
  </w:num>
  <w:num w:numId="10">
    <w:abstractNumId w:val="2"/>
  </w:num>
  <w:num w:numId="11">
    <w:abstractNumId w:val="10"/>
  </w:num>
  <w:num w:numId="12">
    <w:abstractNumId w:val="12"/>
  </w:num>
  <w:num w:numId="13">
    <w:abstractNumId w:val="4"/>
  </w:num>
  <w:num w:numId="14">
    <w:abstractNumId w:val="1"/>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529"/>
    <w:rsid w:val="000001D3"/>
    <w:rsid w:val="000014B2"/>
    <w:rsid w:val="00002E6F"/>
    <w:rsid w:val="000035EE"/>
    <w:rsid w:val="00005768"/>
    <w:rsid w:val="0000755A"/>
    <w:rsid w:val="00007CC9"/>
    <w:rsid w:val="000111A6"/>
    <w:rsid w:val="0001148D"/>
    <w:rsid w:val="0001752E"/>
    <w:rsid w:val="00020E42"/>
    <w:rsid w:val="00030129"/>
    <w:rsid w:val="000347E4"/>
    <w:rsid w:val="00035757"/>
    <w:rsid w:val="00035AEE"/>
    <w:rsid w:val="00035BAB"/>
    <w:rsid w:val="00041AD7"/>
    <w:rsid w:val="0005365B"/>
    <w:rsid w:val="0005583F"/>
    <w:rsid w:val="00056465"/>
    <w:rsid w:val="00057747"/>
    <w:rsid w:val="0005FD4B"/>
    <w:rsid w:val="00060535"/>
    <w:rsid w:val="00063B80"/>
    <w:rsid w:val="000651EB"/>
    <w:rsid w:val="00065347"/>
    <w:rsid w:val="00067400"/>
    <w:rsid w:val="000678A4"/>
    <w:rsid w:val="00070588"/>
    <w:rsid w:val="00074850"/>
    <w:rsid w:val="0007556E"/>
    <w:rsid w:val="0007750C"/>
    <w:rsid w:val="00083D2E"/>
    <w:rsid w:val="00083D56"/>
    <w:rsid w:val="0008451F"/>
    <w:rsid w:val="00085980"/>
    <w:rsid w:val="00086D3B"/>
    <w:rsid w:val="00092730"/>
    <w:rsid w:val="000960A5"/>
    <w:rsid w:val="000A25A4"/>
    <w:rsid w:val="000A55DC"/>
    <w:rsid w:val="000B0808"/>
    <w:rsid w:val="000B1EFF"/>
    <w:rsid w:val="000B279B"/>
    <w:rsid w:val="000B2953"/>
    <w:rsid w:val="000B3010"/>
    <w:rsid w:val="000B3BCE"/>
    <w:rsid w:val="000B534C"/>
    <w:rsid w:val="000C143B"/>
    <w:rsid w:val="000C2002"/>
    <w:rsid w:val="000C5D1B"/>
    <w:rsid w:val="000C5FDA"/>
    <w:rsid w:val="000D10EC"/>
    <w:rsid w:val="000D1152"/>
    <w:rsid w:val="000D1FA7"/>
    <w:rsid w:val="000D4B6F"/>
    <w:rsid w:val="000D6476"/>
    <w:rsid w:val="000D7A82"/>
    <w:rsid w:val="000E0C65"/>
    <w:rsid w:val="000E0E48"/>
    <w:rsid w:val="000F02D2"/>
    <w:rsid w:val="000F061F"/>
    <w:rsid w:val="000F08CA"/>
    <w:rsid w:val="000F0E78"/>
    <w:rsid w:val="000F1381"/>
    <w:rsid w:val="000F42D1"/>
    <w:rsid w:val="000F5FD0"/>
    <w:rsid w:val="000F63F2"/>
    <w:rsid w:val="000F6D1F"/>
    <w:rsid w:val="00102CE7"/>
    <w:rsid w:val="00102DFC"/>
    <w:rsid w:val="00103E9D"/>
    <w:rsid w:val="00105161"/>
    <w:rsid w:val="00107253"/>
    <w:rsid w:val="0010743D"/>
    <w:rsid w:val="00107C71"/>
    <w:rsid w:val="00110EAF"/>
    <w:rsid w:val="00111D32"/>
    <w:rsid w:val="001132E2"/>
    <w:rsid w:val="00113828"/>
    <w:rsid w:val="001146CC"/>
    <w:rsid w:val="001148DA"/>
    <w:rsid w:val="00114BF4"/>
    <w:rsid w:val="00115B13"/>
    <w:rsid w:val="0012643C"/>
    <w:rsid w:val="00126C25"/>
    <w:rsid w:val="00131777"/>
    <w:rsid w:val="00132B8E"/>
    <w:rsid w:val="00134F80"/>
    <w:rsid w:val="00146429"/>
    <w:rsid w:val="00146518"/>
    <w:rsid w:val="0015004C"/>
    <w:rsid w:val="001551BC"/>
    <w:rsid w:val="001562A8"/>
    <w:rsid w:val="00156313"/>
    <w:rsid w:val="00156FB5"/>
    <w:rsid w:val="0016093D"/>
    <w:rsid w:val="00167C1F"/>
    <w:rsid w:val="00171657"/>
    <w:rsid w:val="00172657"/>
    <w:rsid w:val="00172AC7"/>
    <w:rsid w:val="00175B90"/>
    <w:rsid w:val="001827CA"/>
    <w:rsid w:val="00184793"/>
    <w:rsid w:val="0018702A"/>
    <w:rsid w:val="00193DBB"/>
    <w:rsid w:val="00195A43"/>
    <w:rsid w:val="00195EFE"/>
    <w:rsid w:val="00196B0B"/>
    <w:rsid w:val="001A0145"/>
    <w:rsid w:val="001A0AB5"/>
    <w:rsid w:val="001A1F2B"/>
    <w:rsid w:val="001A3066"/>
    <w:rsid w:val="001A4799"/>
    <w:rsid w:val="001A639D"/>
    <w:rsid w:val="001A736C"/>
    <w:rsid w:val="001A7FA3"/>
    <w:rsid w:val="001B163A"/>
    <w:rsid w:val="001B2AEF"/>
    <w:rsid w:val="001B6E09"/>
    <w:rsid w:val="001B7567"/>
    <w:rsid w:val="001C2BC5"/>
    <w:rsid w:val="001C3267"/>
    <w:rsid w:val="001D0A26"/>
    <w:rsid w:val="001D0A71"/>
    <w:rsid w:val="001D2589"/>
    <w:rsid w:val="001D2922"/>
    <w:rsid w:val="001D2D1C"/>
    <w:rsid w:val="001D3CFE"/>
    <w:rsid w:val="001E1335"/>
    <w:rsid w:val="001E378B"/>
    <w:rsid w:val="001E433F"/>
    <w:rsid w:val="001E4454"/>
    <w:rsid w:val="001E5575"/>
    <w:rsid w:val="001F0D0D"/>
    <w:rsid w:val="001F3E59"/>
    <w:rsid w:val="001F7170"/>
    <w:rsid w:val="002006B9"/>
    <w:rsid w:val="0020310B"/>
    <w:rsid w:val="002051E6"/>
    <w:rsid w:val="00206ECB"/>
    <w:rsid w:val="00212566"/>
    <w:rsid w:val="00212EBC"/>
    <w:rsid w:val="002173C0"/>
    <w:rsid w:val="00217497"/>
    <w:rsid w:val="00221380"/>
    <w:rsid w:val="00224D2F"/>
    <w:rsid w:val="002270AF"/>
    <w:rsid w:val="00230AD9"/>
    <w:rsid w:val="00232D84"/>
    <w:rsid w:val="00235244"/>
    <w:rsid w:val="00235895"/>
    <w:rsid w:val="00236032"/>
    <w:rsid w:val="002448AF"/>
    <w:rsid w:val="002464D5"/>
    <w:rsid w:val="00246598"/>
    <w:rsid w:val="00250885"/>
    <w:rsid w:val="00251010"/>
    <w:rsid w:val="00257CA2"/>
    <w:rsid w:val="00262B2F"/>
    <w:rsid w:val="002652B9"/>
    <w:rsid w:val="00267382"/>
    <w:rsid w:val="0026749A"/>
    <w:rsid w:val="0027001A"/>
    <w:rsid w:val="0027022A"/>
    <w:rsid w:val="00270CE1"/>
    <w:rsid w:val="002801F5"/>
    <w:rsid w:val="00284633"/>
    <w:rsid w:val="00287CED"/>
    <w:rsid w:val="002908FC"/>
    <w:rsid w:val="00290D7A"/>
    <w:rsid w:val="00290DC6"/>
    <w:rsid w:val="0029176B"/>
    <w:rsid w:val="002938CE"/>
    <w:rsid w:val="002961BA"/>
    <w:rsid w:val="002A03B1"/>
    <w:rsid w:val="002A124B"/>
    <w:rsid w:val="002A2E75"/>
    <w:rsid w:val="002A39B5"/>
    <w:rsid w:val="002A4654"/>
    <w:rsid w:val="002A759D"/>
    <w:rsid w:val="002B1CC5"/>
    <w:rsid w:val="002B6571"/>
    <w:rsid w:val="002B6D0C"/>
    <w:rsid w:val="002C420D"/>
    <w:rsid w:val="002C6EB9"/>
    <w:rsid w:val="002D2D96"/>
    <w:rsid w:val="002D4718"/>
    <w:rsid w:val="002D7906"/>
    <w:rsid w:val="002D7A25"/>
    <w:rsid w:val="002E2803"/>
    <w:rsid w:val="002E2CA3"/>
    <w:rsid w:val="002E2D35"/>
    <w:rsid w:val="002E6EC2"/>
    <w:rsid w:val="002F00B7"/>
    <w:rsid w:val="002F326C"/>
    <w:rsid w:val="002F5B9A"/>
    <w:rsid w:val="00300042"/>
    <w:rsid w:val="00301097"/>
    <w:rsid w:val="00301348"/>
    <w:rsid w:val="00301657"/>
    <w:rsid w:val="0030477E"/>
    <w:rsid w:val="003055DC"/>
    <w:rsid w:val="00305627"/>
    <w:rsid w:val="00305A85"/>
    <w:rsid w:val="0030638B"/>
    <w:rsid w:val="003078C1"/>
    <w:rsid w:val="003079F3"/>
    <w:rsid w:val="0031180B"/>
    <w:rsid w:val="003118AD"/>
    <w:rsid w:val="003120B4"/>
    <w:rsid w:val="00315757"/>
    <w:rsid w:val="003163CB"/>
    <w:rsid w:val="00317ED3"/>
    <w:rsid w:val="00321FCA"/>
    <w:rsid w:val="00323805"/>
    <w:rsid w:val="003245E1"/>
    <w:rsid w:val="00327E78"/>
    <w:rsid w:val="003317A9"/>
    <w:rsid w:val="00331CDE"/>
    <w:rsid w:val="003340AC"/>
    <w:rsid w:val="003400E8"/>
    <w:rsid w:val="003464F9"/>
    <w:rsid w:val="00346840"/>
    <w:rsid w:val="0035120F"/>
    <w:rsid w:val="0035151D"/>
    <w:rsid w:val="003527A0"/>
    <w:rsid w:val="00355EEB"/>
    <w:rsid w:val="00367EBB"/>
    <w:rsid w:val="00372C30"/>
    <w:rsid w:val="00372D8C"/>
    <w:rsid w:val="003742AE"/>
    <w:rsid w:val="00374D03"/>
    <w:rsid w:val="0038156F"/>
    <w:rsid w:val="00381F32"/>
    <w:rsid w:val="00382ACA"/>
    <w:rsid w:val="003855D9"/>
    <w:rsid w:val="00390F3D"/>
    <w:rsid w:val="003920C5"/>
    <w:rsid w:val="003923F9"/>
    <w:rsid w:val="003A247A"/>
    <w:rsid w:val="003A4D7B"/>
    <w:rsid w:val="003A5F29"/>
    <w:rsid w:val="003B6918"/>
    <w:rsid w:val="003C1560"/>
    <w:rsid w:val="003C3346"/>
    <w:rsid w:val="003C356B"/>
    <w:rsid w:val="003C3C6A"/>
    <w:rsid w:val="003C49EA"/>
    <w:rsid w:val="003C5793"/>
    <w:rsid w:val="003D1C39"/>
    <w:rsid w:val="003D579D"/>
    <w:rsid w:val="003D5B2B"/>
    <w:rsid w:val="003D6E8A"/>
    <w:rsid w:val="003E029F"/>
    <w:rsid w:val="003E2AE5"/>
    <w:rsid w:val="003E3D7B"/>
    <w:rsid w:val="003E5477"/>
    <w:rsid w:val="003E57D1"/>
    <w:rsid w:val="003F0386"/>
    <w:rsid w:val="003F2AA1"/>
    <w:rsid w:val="003F3E67"/>
    <w:rsid w:val="00403C3A"/>
    <w:rsid w:val="00404C2A"/>
    <w:rsid w:val="00412988"/>
    <w:rsid w:val="00412A48"/>
    <w:rsid w:val="004143E5"/>
    <w:rsid w:val="00415117"/>
    <w:rsid w:val="00415365"/>
    <w:rsid w:val="00416562"/>
    <w:rsid w:val="00416EFE"/>
    <w:rsid w:val="00417394"/>
    <w:rsid w:val="00421135"/>
    <w:rsid w:val="00421C48"/>
    <w:rsid w:val="004227B0"/>
    <w:rsid w:val="00423FE1"/>
    <w:rsid w:val="004314B5"/>
    <w:rsid w:val="00431ACA"/>
    <w:rsid w:val="004361F6"/>
    <w:rsid w:val="0044126C"/>
    <w:rsid w:val="00442F83"/>
    <w:rsid w:val="00443C0F"/>
    <w:rsid w:val="00447BD3"/>
    <w:rsid w:val="00450288"/>
    <w:rsid w:val="0045517A"/>
    <w:rsid w:val="00456CF8"/>
    <w:rsid w:val="00457D7B"/>
    <w:rsid w:val="00460A08"/>
    <w:rsid w:val="0046297E"/>
    <w:rsid w:val="00462A84"/>
    <w:rsid w:val="00464265"/>
    <w:rsid w:val="0046544F"/>
    <w:rsid w:val="00465C3E"/>
    <w:rsid w:val="00467761"/>
    <w:rsid w:val="00470F2F"/>
    <w:rsid w:val="004722E6"/>
    <w:rsid w:val="00473769"/>
    <w:rsid w:val="00474172"/>
    <w:rsid w:val="00474366"/>
    <w:rsid w:val="004755F5"/>
    <w:rsid w:val="0047730D"/>
    <w:rsid w:val="00483797"/>
    <w:rsid w:val="00483DFA"/>
    <w:rsid w:val="004848F3"/>
    <w:rsid w:val="00487815"/>
    <w:rsid w:val="00490BB8"/>
    <w:rsid w:val="00491BBE"/>
    <w:rsid w:val="00495FE3"/>
    <w:rsid w:val="004A52C7"/>
    <w:rsid w:val="004B0274"/>
    <w:rsid w:val="004B0C3A"/>
    <w:rsid w:val="004B169F"/>
    <w:rsid w:val="004B32B6"/>
    <w:rsid w:val="004B6805"/>
    <w:rsid w:val="004B7AE2"/>
    <w:rsid w:val="004C03FB"/>
    <w:rsid w:val="004C11DF"/>
    <w:rsid w:val="004C24E7"/>
    <w:rsid w:val="004C3E2D"/>
    <w:rsid w:val="004C6531"/>
    <w:rsid w:val="004D1B57"/>
    <w:rsid w:val="004D28FC"/>
    <w:rsid w:val="004D4529"/>
    <w:rsid w:val="004D5B38"/>
    <w:rsid w:val="004D7003"/>
    <w:rsid w:val="004E0075"/>
    <w:rsid w:val="004E09EF"/>
    <w:rsid w:val="004E24EF"/>
    <w:rsid w:val="004E477A"/>
    <w:rsid w:val="004E60F3"/>
    <w:rsid w:val="004F0DF1"/>
    <w:rsid w:val="004F0E23"/>
    <w:rsid w:val="004F1980"/>
    <w:rsid w:val="004F53E1"/>
    <w:rsid w:val="004F64C3"/>
    <w:rsid w:val="004F7980"/>
    <w:rsid w:val="0050057D"/>
    <w:rsid w:val="0050098D"/>
    <w:rsid w:val="00501661"/>
    <w:rsid w:val="0050266E"/>
    <w:rsid w:val="00504D62"/>
    <w:rsid w:val="00505466"/>
    <w:rsid w:val="00505895"/>
    <w:rsid w:val="0050696F"/>
    <w:rsid w:val="00507D24"/>
    <w:rsid w:val="00511420"/>
    <w:rsid w:val="00511C9E"/>
    <w:rsid w:val="00512512"/>
    <w:rsid w:val="00513793"/>
    <w:rsid w:val="00513E37"/>
    <w:rsid w:val="00514F14"/>
    <w:rsid w:val="00517875"/>
    <w:rsid w:val="00520D17"/>
    <w:rsid w:val="00523EB6"/>
    <w:rsid w:val="0052462F"/>
    <w:rsid w:val="00524F6F"/>
    <w:rsid w:val="00525A23"/>
    <w:rsid w:val="00526C0D"/>
    <w:rsid w:val="0053157D"/>
    <w:rsid w:val="0053244F"/>
    <w:rsid w:val="00533713"/>
    <w:rsid w:val="0053429C"/>
    <w:rsid w:val="00535382"/>
    <w:rsid w:val="00536E0A"/>
    <w:rsid w:val="00554B3D"/>
    <w:rsid w:val="0055688A"/>
    <w:rsid w:val="0056108A"/>
    <w:rsid w:val="00561DDF"/>
    <w:rsid w:val="0056528E"/>
    <w:rsid w:val="00566E18"/>
    <w:rsid w:val="005749F1"/>
    <w:rsid w:val="00574B1E"/>
    <w:rsid w:val="005801A6"/>
    <w:rsid w:val="00580307"/>
    <w:rsid w:val="00580BDA"/>
    <w:rsid w:val="00580F40"/>
    <w:rsid w:val="00582586"/>
    <w:rsid w:val="00582720"/>
    <w:rsid w:val="00583F78"/>
    <w:rsid w:val="005850E6"/>
    <w:rsid w:val="0058512E"/>
    <w:rsid w:val="00586DBE"/>
    <w:rsid w:val="005876F8"/>
    <w:rsid w:val="00593280"/>
    <w:rsid w:val="0059343F"/>
    <w:rsid w:val="00594F65"/>
    <w:rsid w:val="00595F99"/>
    <w:rsid w:val="005A036A"/>
    <w:rsid w:val="005A4147"/>
    <w:rsid w:val="005A52A0"/>
    <w:rsid w:val="005A673C"/>
    <w:rsid w:val="005B015B"/>
    <w:rsid w:val="005B247F"/>
    <w:rsid w:val="005B494C"/>
    <w:rsid w:val="005B6074"/>
    <w:rsid w:val="005B69D1"/>
    <w:rsid w:val="005C13F8"/>
    <w:rsid w:val="005C247A"/>
    <w:rsid w:val="005C36F4"/>
    <w:rsid w:val="005C41F5"/>
    <w:rsid w:val="005C529F"/>
    <w:rsid w:val="005C74D5"/>
    <w:rsid w:val="005D051C"/>
    <w:rsid w:val="005D075B"/>
    <w:rsid w:val="005D1449"/>
    <w:rsid w:val="005D30F8"/>
    <w:rsid w:val="005D434B"/>
    <w:rsid w:val="005D5A73"/>
    <w:rsid w:val="005E1DD3"/>
    <w:rsid w:val="005E4C14"/>
    <w:rsid w:val="005E7586"/>
    <w:rsid w:val="005F1D5C"/>
    <w:rsid w:val="005F21EB"/>
    <w:rsid w:val="005F5F63"/>
    <w:rsid w:val="005F62C8"/>
    <w:rsid w:val="00603A54"/>
    <w:rsid w:val="00604857"/>
    <w:rsid w:val="0060547C"/>
    <w:rsid w:val="00614DCF"/>
    <w:rsid w:val="0061589D"/>
    <w:rsid w:val="00630E9A"/>
    <w:rsid w:val="00633BB9"/>
    <w:rsid w:val="00633FBE"/>
    <w:rsid w:val="00634622"/>
    <w:rsid w:val="006423FF"/>
    <w:rsid w:val="00647453"/>
    <w:rsid w:val="00647FC3"/>
    <w:rsid w:val="00650AC1"/>
    <w:rsid w:val="00650DDC"/>
    <w:rsid w:val="0065503E"/>
    <w:rsid w:val="00660BAE"/>
    <w:rsid w:val="00662318"/>
    <w:rsid w:val="006637DE"/>
    <w:rsid w:val="006655A1"/>
    <w:rsid w:val="006672DF"/>
    <w:rsid w:val="00670422"/>
    <w:rsid w:val="00672A52"/>
    <w:rsid w:val="006812C6"/>
    <w:rsid w:val="006817CE"/>
    <w:rsid w:val="00682030"/>
    <w:rsid w:val="00684523"/>
    <w:rsid w:val="006866E5"/>
    <w:rsid w:val="00686E33"/>
    <w:rsid w:val="00692F1A"/>
    <w:rsid w:val="00694569"/>
    <w:rsid w:val="0069518F"/>
    <w:rsid w:val="00696AB8"/>
    <w:rsid w:val="00697B90"/>
    <w:rsid w:val="006A035D"/>
    <w:rsid w:val="006A075F"/>
    <w:rsid w:val="006A1201"/>
    <w:rsid w:val="006A1A9F"/>
    <w:rsid w:val="006B0304"/>
    <w:rsid w:val="006B1683"/>
    <w:rsid w:val="006B1FD3"/>
    <w:rsid w:val="006B2D09"/>
    <w:rsid w:val="006B2D61"/>
    <w:rsid w:val="006B46ED"/>
    <w:rsid w:val="006B60F1"/>
    <w:rsid w:val="006B72E6"/>
    <w:rsid w:val="006C0047"/>
    <w:rsid w:val="006C0659"/>
    <w:rsid w:val="006C1F97"/>
    <w:rsid w:val="006C233F"/>
    <w:rsid w:val="006C393D"/>
    <w:rsid w:val="006C3B47"/>
    <w:rsid w:val="006C54D2"/>
    <w:rsid w:val="006C65D4"/>
    <w:rsid w:val="006C677A"/>
    <w:rsid w:val="006D2129"/>
    <w:rsid w:val="006D3791"/>
    <w:rsid w:val="006E0367"/>
    <w:rsid w:val="006E05E0"/>
    <w:rsid w:val="006E069A"/>
    <w:rsid w:val="006E0E63"/>
    <w:rsid w:val="006E5D1A"/>
    <w:rsid w:val="006E79F9"/>
    <w:rsid w:val="006E7A24"/>
    <w:rsid w:val="006F331C"/>
    <w:rsid w:val="006F4E80"/>
    <w:rsid w:val="006F65E6"/>
    <w:rsid w:val="00703114"/>
    <w:rsid w:val="00703EB9"/>
    <w:rsid w:val="007044BF"/>
    <w:rsid w:val="0071022B"/>
    <w:rsid w:val="007165DF"/>
    <w:rsid w:val="007204A1"/>
    <w:rsid w:val="00722B48"/>
    <w:rsid w:val="00723662"/>
    <w:rsid w:val="007246CA"/>
    <w:rsid w:val="00731423"/>
    <w:rsid w:val="00731DBC"/>
    <w:rsid w:val="0073437F"/>
    <w:rsid w:val="00734581"/>
    <w:rsid w:val="00737F61"/>
    <w:rsid w:val="00737FCC"/>
    <w:rsid w:val="00742476"/>
    <w:rsid w:val="00744A64"/>
    <w:rsid w:val="00750731"/>
    <w:rsid w:val="00750C6D"/>
    <w:rsid w:val="00751782"/>
    <w:rsid w:val="00754467"/>
    <w:rsid w:val="007555CD"/>
    <w:rsid w:val="00755BDA"/>
    <w:rsid w:val="007775D2"/>
    <w:rsid w:val="007818B9"/>
    <w:rsid w:val="00783369"/>
    <w:rsid w:val="0078375F"/>
    <w:rsid w:val="00783CE8"/>
    <w:rsid w:val="00785AD0"/>
    <w:rsid w:val="00786C32"/>
    <w:rsid w:val="00786F4D"/>
    <w:rsid w:val="00790681"/>
    <w:rsid w:val="007908F8"/>
    <w:rsid w:val="00792337"/>
    <w:rsid w:val="007975F9"/>
    <w:rsid w:val="007A0443"/>
    <w:rsid w:val="007A1D2F"/>
    <w:rsid w:val="007A371C"/>
    <w:rsid w:val="007A78BE"/>
    <w:rsid w:val="007B0912"/>
    <w:rsid w:val="007B11F0"/>
    <w:rsid w:val="007B50C4"/>
    <w:rsid w:val="007B6203"/>
    <w:rsid w:val="007C104C"/>
    <w:rsid w:val="007C5FBC"/>
    <w:rsid w:val="007C6052"/>
    <w:rsid w:val="007D0A6B"/>
    <w:rsid w:val="007D0EF0"/>
    <w:rsid w:val="007D2DC5"/>
    <w:rsid w:val="007D4215"/>
    <w:rsid w:val="007D4AAE"/>
    <w:rsid w:val="007D7725"/>
    <w:rsid w:val="007E17E4"/>
    <w:rsid w:val="007E2425"/>
    <w:rsid w:val="007E3E4F"/>
    <w:rsid w:val="007E3F46"/>
    <w:rsid w:val="007E4902"/>
    <w:rsid w:val="007E5051"/>
    <w:rsid w:val="007E73EA"/>
    <w:rsid w:val="007E7567"/>
    <w:rsid w:val="007F02D0"/>
    <w:rsid w:val="007F05F8"/>
    <w:rsid w:val="007F3E35"/>
    <w:rsid w:val="007F4C76"/>
    <w:rsid w:val="007F5702"/>
    <w:rsid w:val="007F7754"/>
    <w:rsid w:val="008005A3"/>
    <w:rsid w:val="0080170A"/>
    <w:rsid w:val="0080230F"/>
    <w:rsid w:val="00803488"/>
    <w:rsid w:val="00803BF1"/>
    <w:rsid w:val="00810102"/>
    <w:rsid w:val="00811878"/>
    <w:rsid w:val="00813906"/>
    <w:rsid w:val="008164A2"/>
    <w:rsid w:val="00816A95"/>
    <w:rsid w:val="00816D80"/>
    <w:rsid w:val="0082096E"/>
    <w:rsid w:val="00820DA7"/>
    <w:rsid w:val="008254B7"/>
    <w:rsid w:val="008321FE"/>
    <w:rsid w:val="00833AB7"/>
    <w:rsid w:val="00837BF0"/>
    <w:rsid w:val="00841634"/>
    <w:rsid w:val="0084300E"/>
    <w:rsid w:val="00843CA4"/>
    <w:rsid w:val="008459FB"/>
    <w:rsid w:val="00846F74"/>
    <w:rsid w:val="00851E0C"/>
    <w:rsid w:val="00852CF4"/>
    <w:rsid w:val="0085452F"/>
    <w:rsid w:val="00855533"/>
    <w:rsid w:val="0085594B"/>
    <w:rsid w:val="00860152"/>
    <w:rsid w:val="00865203"/>
    <w:rsid w:val="0086647F"/>
    <w:rsid w:val="008801D1"/>
    <w:rsid w:val="00883CBC"/>
    <w:rsid w:val="0088509A"/>
    <w:rsid w:val="00885D8B"/>
    <w:rsid w:val="00893F61"/>
    <w:rsid w:val="00897C9D"/>
    <w:rsid w:val="008A2413"/>
    <w:rsid w:val="008A5BDC"/>
    <w:rsid w:val="008A7945"/>
    <w:rsid w:val="008A7D54"/>
    <w:rsid w:val="008B20E1"/>
    <w:rsid w:val="008B2220"/>
    <w:rsid w:val="008B3A64"/>
    <w:rsid w:val="008B64D3"/>
    <w:rsid w:val="008B7CCC"/>
    <w:rsid w:val="008C2A97"/>
    <w:rsid w:val="008C52FB"/>
    <w:rsid w:val="008C6006"/>
    <w:rsid w:val="008C6E85"/>
    <w:rsid w:val="008C7C4A"/>
    <w:rsid w:val="008D13D2"/>
    <w:rsid w:val="008D3977"/>
    <w:rsid w:val="008D4BA7"/>
    <w:rsid w:val="008E0DAC"/>
    <w:rsid w:val="008E105E"/>
    <w:rsid w:val="008E19C5"/>
    <w:rsid w:val="008E357A"/>
    <w:rsid w:val="008E4111"/>
    <w:rsid w:val="008E4C4D"/>
    <w:rsid w:val="008E535B"/>
    <w:rsid w:val="008E53CE"/>
    <w:rsid w:val="008E6642"/>
    <w:rsid w:val="008F1A46"/>
    <w:rsid w:val="008F4078"/>
    <w:rsid w:val="008F57CA"/>
    <w:rsid w:val="008F6B52"/>
    <w:rsid w:val="008F6D07"/>
    <w:rsid w:val="009007E2"/>
    <w:rsid w:val="009011A7"/>
    <w:rsid w:val="009055CC"/>
    <w:rsid w:val="0090608A"/>
    <w:rsid w:val="00906241"/>
    <w:rsid w:val="00907557"/>
    <w:rsid w:val="00907E27"/>
    <w:rsid w:val="00913CFD"/>
    <w:rsid w:val="00914433"/>
    <w:rsid w:val="00921636"/>
    <w:rsid w:val="00926B02"/>
    <w:rsid w:val="009331EE"/>
    <w:rsid w:val="00934268"/>
    <w:rsid w:val="009356D0"/>
    <w:rsid w:val="00940660"/>
    <w:rsid w:val="0094402E"/>
    <w:rsid w:val="009456F7"/>
    <w:rsid w:val="0094723C"/>
    <w:rsid w:val="0095215A"/>
    <w:rsid w:val="00952179"/>
    <w:rsid w:val="00953677"/>
    <w:rsid w:val="0095547A"/>
    <w:rsid w:val="009603DE"/>
    <w:rsid w:val="00963219"/>
    <w:rsid w:val="00965899"/>
    <w:rsid w:val="009667B4"/>
    <w:rsid w:val="009722E5"/>
    <w:rsid w:val="009730FD"/>
    <w:rsid w:val="00975AB2"/>
    <w:rsid w:val="00975E43"/>
    <w:rsid w:val="00980BB0"/>
    <w:rsid w:val="009837B7"/>
    <w:rsid w:val="00986C44"/>
    <w:rsid w:val="00987BB3"/>
    <w:rsid w:val="00987EAF"/>
    <w:rsid w:val="00993970"/>
    <w:rsid w:val="009976C4"/>
    <w:rsid w:val="00997C4F"/>
    <w:rsid w:val="009A0744"/>
    <w:rsid w:val="009A2612"/>
    <w:rsid w:val="009A370B"/>
    <w:rsid w:val="009A4B8C"/>
    <w:rsid w:val="009A63AD"/>
    <w:rsid w:val="009A7018"/>
    <w:rsid w:val="009B0106"/>
    <w:rsid w:val="009B0438"/>
    <w:rsid w:val="009B2C34"/>
    <w:rsid w:val="009B3BB5"/>
    <w:rsid w:val="009B46D3"/>
    <w:rsid w:val="009B4A84"/>
    <w:rsid w:val="009B4D55"/>
    <w:rsid w:val="009B5DCA"/>
    <w:rsid w:val="009B6671"/>
    <w:rsid w:val="009C2AEE"/>
    <w:rsid w:val="009C6254"/>
    <w:rsid w:val="009C6C13"/>
    <w:rsid w:val="009C7440"/>
    <w:rsid w:val="009D0104"/>
    <w:rsid w:val="009D2E62"/>
    <w:rsid w:val="009D51F0"/>
    <w:rsid w:val="009D67D0"/>
    <w:rsid w:val="009D7182"/>
    <w:rsid w:val="009D7D03"/>
    <w:rsid w:val="009E46F0"/>
    <w:rsid w:val="009E6E2F"/>
    <w:rsid w:val="009E75BD"/>
    <w:rsid w:val="009F204D"/>
    <w:rsid w:val="009F39AD"/>
    <w:rsid w:val="009F5568"/>
    <w:rsid w:val="009F568F"/>
    <w:rsid w:val="009F7621"/>
    <w:rsid w:val="00A034F3"/>
    <w:rsid w:val="00A0478B"/>
    <w:rsid w:val="00A074AE"/>
    <w:rsid w:val="00A13AF4"/>
    <w:rsid w:val="00A20186"/>
    <w:rsid w:val="00A2217E"/>
    <w:rsid w:val="00A24AD9"/>
    <w:rsid w:val="00A25913"/>
    <w:rsid w:val="00A27620"/>
    <w:rsid w:val="00A27E67"/>
    <w:rsid w:val="00A32BAD"/>
    <w:rsid w:val="00A33191"/>
    <w:rsid w:val="00A42C06"/>
    <w:rsid w:val="00A42D22"/>
    <w:rsid w:val="00A444CD"/>
    <w:rsid w:val="00A45B92"/>
    <w:rsid w:val="00A45DAE"/>
    <w:rsid w:val="00A46191"/>
    <w:rsid w:val="00A46DD9"/>
    <w:rsid w:val="00A50A7E"/>
    <w:rsid w:val="00A51CB2"/>
    <w:rsid w:val="00A53344"/>
    <w:rsid w:val="00A5797B"/>
    <w:rsid w:val="00A613E6"/>
    <w:rsid w:val="00A66DC8"/>
    <w:rsid w:val="00A72590"/>
    <w:rsid w:val="00A7613C"/>
    <w:rsid w:val="00A82543"/>
    <w:rsid w:val="00A82588"/>
    <w:rsid w:val="00A83455"/>
    <w:rsid w:val="00A9101E"/>
    <w:rsid w:val="00A91C72"/>
    <w:rsid w:val="00A9374B"/>
    <w:rsid w:val="00A93E4E"/>
    <w:rsid w:val="00A9484A"/>
    <w:rsid w:val="00A95164"/>
    <w:rsid w:val="00A965AB"/>
    <w:rsid w:val="00A97B2C"/>
    <w:rsid w:val="00AA0088"/>
    <w:rsid w:val="00AA0152"/>
    <w:rsid w:val="00AA093C"/>
    <w:rsid w:val="00AA0990"/>
    <w:rsid w:val="00AA1413"/>
    <w:rsid w:val="00AA33A1"/>
    <w:rsid w:val="00AA364B"/>
    <w:rsid w:val="00AA5458"/>
    <w:rsid w:val="00AB149D"/>
    <w:rsid w:val="00AB1D0E"/>
    <w:rsid w:val="00AB3BFE"/>
    <w:rsid w:val="00AB56F1"/>
    <w:rsid w:val="00AB659A"/>
    <w:rsid w:val="00AC708F"/>
    <w:rsid w:val="00AC793F"/>
    <w:rsid w:val="00AD0118"/>
    <w:rsid w:val="00AD75F3"/>
    <w:rsid w:val="00AE2498"/>
    <w:rsid w:val="00AE5F43"/>
    <w:rsid w:val="00AE60D6"/>
    <w:rsid w:val="00AE61E3"/>
    <w:rsid w:val="00AE6FA5"/>
    <w:rsid w:val="00AF1FE5"/>
    <w:rsid w:val="00AF4458"/>
    <w:rsid w:val="00AF5368"/>
    <w:rsid w:val="00AF5543"/>
    <w:rsid w:val="00AF57B7"/>
    <w:rsid w:val="00AF69E6"/>
    <w:rsid w:val="00B01621"/>
    <w:rsid w:val="00B0417D"/>
    <w:rsid w:val="00B047ED"/>
    <w:rsid w:val="00B04E7F"/>
    <w:rsid w:val="00B05E09"/>
    <w:rsid w:val="00B1319B"/>
    <w:rsid w:val="00B160BD"/>
    <w:rsid w:val="00B1658D"/>
    <w:rsid w:val="00B25151"/>
    <w:rsid w:val="00B31091"/>
    <w:rsid w:val="00B311E6"/>
    <w:rsid w:val="00B34291"/>
    <w:rsid w:val="00B37B86"/>
    <w:rsid w:val="00B423A1"/>
    <w:rsid w:val="00B43430"/>
    <w:rsid w:val="00B450AF"/>
    <w:rsid w:val="00B45220"/>
    <w:rsid w:val="00B453E9"/>
    <w:rsid w:val="00B46638"/>
    <w:rsid w:val="00B466E6"/>
    <w:rsid w:val="00B4799C"/>
    <w:rsid w:val="00B501C4"/>
    <w:rsid w:val="00B51F76"/>
    <w:rsid w:val="00B52EF7"/>
    <w:rsid w:val="00B54A5F"/>
    <w:rsid w:val="00B551F9"/>
    <w:rsid w:val="00B560DC"/>
    <w:rsid w:val="00B56C7E"/>
    <w:rsid w:val="00B61551"/>
    <w:rsid w:val="00B64F26"/>
    <w:rsid w:val="00B65420"/>
    <w:rsid w:val="00B70C8F"/>
    <w:rsid w:val="00B71199"/>
    <w:rsid w:val="00B71395"/>
    <w:rsid w:val="00B717E9"/>
    <w:rsid w:val="00B7190E"/>
    <w:rsid w:val="00B72728"/>
    <w:rsid w:val="00B728D9"/>
    <w:rsid w:val="00B74883"/>
    <w:rsid w:val="00B77B75"/>
    <w:rsid w:val="00B8051D"/>
    <w:rsid w:val="00B8745C"/>
    <w:rsid w:val="00B90A9C"/>
    <w:rsid w:val="00B9503B"/>
    <w:rsid w:val="00B95EFC"/>
    <w:rsid w:val="00B96FC7"/>
    <w:rsid w:val="00BA1617"/>
    <w:rsid w:val="00BA40A6"/>
    <w:rsid w:val="00BA4FD0"/>
    <w:rsid w:val="00BB2BB9"/>
    <w:rsid w:val="00BC0318"/>
    <w:rsid w:val="00BC03CC"/>
    <w:rsid w:val="00BC11DA"/>
    <w:rsid w:val="00BD0BCB"/>
    <w:rsid w:val="00BD19C4"/>
    <w:rsid w:val="00BD1A95"/>
    <w:rsid w:val="00BD1E94"/>
    <w:rsid w:val="00BD241F"/>
    <w:rsid w:val="00BD28F0"/>
    <w:rsid w:val="00BD3A44"/>
    <w:rsid w:val="00BD5FC3"/>
    <w:rsid w:val="00BE3E1F"/>
    <w:rsid w:val="00BE4721"/>
    <w:rsid w:val="00BE51DE"/>
    <w:rsid w:val="00BE66FC"/>
    <w:rsid w:val="00BF04CB"/>
    <w:rsid w:val="00BF3F18"/>
    <w:rsid w:val="00BF45EC"/>
    <w:rsid w:val="00BF6C70"/>
    <w:rsid w:val="00BF6EAD"/>
    <w:rsid w:val="00C00B63"/>
    <w:rsid w:val="00C04BAD"/>
    <w:rsid w:val="00C05070"/>
    <w:rsid w:val="00C0696D"/>
    <w:rsid w:val="00C072BB"/>
    <w:rsid w:val="00C13758"/>
    <w:rsid w:val="00C153B1"/>
    <w:rsid w:val="00C166FB"/>
    <w:rsid w:val="00C16AF0"/>
    <w:rsid w:val="00C2096A"/>
    <w:rsid w:val="00C236AD"/>
    <w:rsid w:val="00C30275"/>
    <w:rsid w:val="00C30C3C"/>
    <w:rsid w:val="00C310B9"/>
    <w:rsid w:val="00C31EBC"/>
    <w:rsid w:val="00C31FDA"/>
    <w:rsid w:val="00C347F2"/>
    <w:rsid w:val="00C353A2"/>
    <w:rsid w:val="00C35B4E"/>
    <w:rsid w:val="00C35C43"/>
    <w:rsid w:val="00C36218"/>
    <w:rsid w:val="00C422A9"/>
    <w:rsid w:val="00C42349"/>
    <w:rsid w:val="00C4250A"/>
    <w:rsid w:val="00C42732"/>
    <w:rsid w:val="00C44021"/>
    <w:rsid w:val="00C47F60"/>
    <w:rsid w:val="00C51C13"/>
    <w:rsid w:val="00C53640"/>
    <w:rsid w:val="00C56029"/>
    <w:rsid w:val="00C56AF4"/>
    <w:rsid w:val="00C602B7"/>
    <w:rsid w:val="00C6059A"/>
    <w:rsid w:val="00C6165E"/>
    <w:rsid w:val="00C62AE7"/>
    <w:rsid w:val="00C63B35"/>
    <w:rsid w:val="00C74794"/>
    <w:rsid w:val="00C74830"/>
    <w:rsid w:val="00C75884"/>
    <w:rsid w:val="00C81025"/>
    <w:rsid w:val="00C87A7E"/>
    <w:rsid w:val="00C90AB9"/>
    <w:rsid w:val="00C917A7"/>
    <w:rsid w:val="00C946FF"/>
    <w:rsid w:val="00C94A83"/>
    <w:rsid w:val="00CA0290"/>
    <w:rsid w:val="00CA3A00"/>
    <w:rsid w:val="00CA43FA"/>
    <w:rsid w:val="00CA4642"/>
    <w:rsid w:val="00CA521F"/>
    <w:rsid w:val="00CB031F"/>
    <w:rsid w:val="00CB362F"/>
    <w:rsid w:val="00CB4C38"/>
    <w:rsid w:val="00CB548A"/>
    <w:rsid w:val="00CC0A86"/>
    <w:rsid w:val="00CC15C0"/>
    <w:rsid w:val="00CC2A0C"/>
    <w:rsid w:val="00CC460C"/>
    <w:rsid w:val="00CC5A92"/>
    <w:rsid w:val="00CC7A58"/>
    <w:rsid w:val="00CD1C58"/>
    <w:rsid w:val="00CD30AD"/>
    <w:rsid w:val="00CD42CC"/>
    <w:rsid w:val="00CD463F"/>
    <w:rsid w:val="00CE123C"/>
    <w:rsid w:val="00CE174E"/>
    <w:rsid w:val="00CE2927"/>
    <w:rsid w:val="00CE2A53"/>
    <w:rsid w:val="00CE4783"/>
    <w:rsid w:val="00CE5AEC"/>
    <w:rsid w:val="00CE7D4F"/>
    <w:rsid w:val="00CF04BC"/>
    <w:rsid w:val="00CF7163"/>
    <w:rsid w:val="00D0116A"/>
    <w:rsid w:val="00D01616"/>
    <w:rsid w:val="00D022BD"/>
    <w:rsid w:val="00D04513"/>
    <w:rsid w:val="00D07653"/>
    <w:rsid w:val="00D117D1"/>
    <w:rsid w:val="00D14CC4"/>
    <w:rsid w:val="00D161C9"/>
    <w:rsid w:val="00D161DB"/>
    <w:rsid w:val="00D172C1"/>
    <w:rsid w:val="00D226F6"/>
    <w:rsid w:val="00D243AC"/>
    <w:rsid w:val="00D273EE"/>
    <w:rsid w:val="00D31038"/>
    <w:rsid w:val="00D32948"/>
    <w:rsid w:val="00D41BBA"/>
    <w:rsid w:val="00D4448C"/>
    <w:rsid w:val="00D4465C"/>
    <w:rsid w:val="00D46B36"/>
    <w:rsid w:val="00D46CF3"/>
    <w:rsid w:val="00D50ECD"/>
    <w:rsid w:val="00D52B38"/>
    <w:rsid w:val="00D629FF"/>
    <w:rsid w:val="00D6785A"/>
    <w:rsid w:val="00D700CD"/>
    <w:rsid w:val="00D70381"/>
    <w:rsid w:val="00D71D6E"/>
    <w:rsid w:val="00D7212A"/>
    <w:rsid w:val="00D72AA4"/>
    <w:rsid w:val="00D74E85"/>
    <w:rsid w:val="00D76599"/>
    <w:rsid w:val="00D87DC4"/>
    <w:rsid w:val="00D903A5"/>
    <w:rsid w:val="00D91AA8"/>
    <w:rsid w:val="00D95B85"/>
    <w:rsid w:val="00D97B07"/>
    <w:rsid w:val="00DA0E4C"/>
    <w:rsid w:val="00DA1C02"/>
    <w:rsid w:val="00DA1E49"/>
    <w:rsid w:val="00DA3CE2"/>
    <w:rsid w:val="00DA49F9"/>
    <w:rsid w:val="00DA5C20"/>
    <w:rsid w:val="00DB1503"/>
    <w:rsid w:val="00DB31AE"/>
    <w:rsid w:val="00DB7129"/>
    <w:rsid w:val="00DC03C0"/>
    <w:rsid w:val="00DC0753"/>
    <w:rsid w:val="00DC116E"/>
    <w:rsid w:val="00DC2D53"/>
    <w:rsid w:val="00DD537D"/>
    <w:rsid w:val="00DD5814"/>
    <w:rsid w:val="00DD7719"/>
    <w:rsid w:val="00DE0908"/>
    <w:rsid w:val="00DE3829"/>
    <w:rsid w:val="00DE55EB"/>
    <w:rsid w:val="00DF23C9"/>
    <w:rsid w:val="00DF604C"/>
    <w:rsid w:val="00DF68BC"/>
    <w:rsid w:val="00DF69D1"/>
    <w:rsid w:val="00E00BA5"/>
    <w:rsid w:val="00E02D63"/>
    <w:rsid w:val="00E03452"/>
    <w:rsid w:val="00E03F02"/>
    <w:rsid w:val="00E04387"/>
    <w:rsid w:val="00E05CE9"/>
    <w:rsid w:val="00E06312"/>
    <w:rsid w:val="00E10140"/>
    <w:rsid w:val="00E101C3"/>
    <w:rsid w:val="00E113F4"/>
    <w:rsid w:val="00E1211B"/>
    <w:rsid w:val="00E1343E"/>
    <w:rsid w:val="00E13A10"/>
    <w:rsid w:val="00E13A1E"/>
    <w:rsid w:val="00E13A8E"/>
    <w:rsid w:val="00E14BC8"/>
    <w:rsid w:val="00E17730"/>
    <w:rsid w:val="00E20CA1"/>
    <w:rsid w:val="00E2490B"/>
    <w:rsid w:val="00E252F6"/>
    <w:rsid w:val="00E25806"/>
    <w:rsid w:val="00E279A9"/>
    <w:rsid w:val="00E32ACC"/>
    <w:rsid w:val="00E33A80"/>
    <w:rsid w:val="00E34151"/>
    <w:rsid w:val="00E43697"/>
    <w:rsid w:val="00E53C8F"/>
    <w:rsid w:val="00E53CE1"/>
    <w:rsid w:val="00E57D56"/>
    <w:rsid w:val="00E61AF0"/>
    <w:rsid w:val="00E61C9C"/>
    <w:rsid w:val="00E61F9B"/>
    <w:rsid w:val="00E6333E"/>
    <w:rsid w:val="00E6399D"/>
    <w:rsid w:val="00E67F6B"/>
    <w:rsid w:val="00E7002C"/>
    <w:rsid w:val="00E7190D"/>
    <w:rsid w:val="00E732A0"/>
    <w:rsid w:val="00E733D7"/>
    <w:rsid w:val="00E741A2"/>
    <w:rsid w:val="00E74707"/>
    <w:rsid w:val="00E750F0"/>
    <w:rsid w:val="00E84654"/>
    <w:rsid w:val="00E84CE6"/>
    <w:rsid w:val="00E8534C"/>
    <w:rsid w:val="00E915E6"/>
    <w:rsid w:val="00E91F14"/>
    <w:rsid w:val="00EA0B37"/>
    <w:rsid w:val="00EA1FE1"/>
    <w:rsid w:val="00EA59A2"/>
    <w:rsid w:val="00EA6514"/>
    <w:rsid w:val="00EB36FD"/>
    <w:rsid w:val="00EB4092"/>
    <w:rsid w:val="00EB5A67"/>
    <w:rsid w:val="00EB711B"/>
    <w:rsid w:val="00EC3107"/>
    <w:rsid w:val="00EC63F9"/>
    <w:rsid w:val="00EC76C2"/>
    <w:rsid w:val="00ED00B1"/>
    <w:rsid w:val="00ED1221"/>
    <w:rsid w:val="00ED2EBB"/>
    <w:rsid w:val="00ED3F55"/>
    <w:rsid w:val="00ED465A"/>
    <w:rsid w:val="00ED6775"/>
    <w:rsid w:val="00ED68C8"/>
    <w:rsid w:val="00ED72C3"/>
    <w:rsid w:val="00ED777C"/>
    <w:rsid w:val="00EE1E22"/>
    <w:rsid w:val="00EE3A2D"/>
    <w:rsid w:val="00EE4365"/>
    <w:rsid w:val="00EE5EE6"/>
    <w:rsid w:val="00F0164F"/>
    <w:rsid w:val="00F01EE7"/>
    <w:rsid w:val="00F023D2"/>
    <w:rsid w:val="00F03B30"/>
    <w:rsid w:val="00F057D3"/>
    <w:rsid w:val="00F0682E"/>
    <w:rsid w:val="00F06CB7"/>
    <w:rsid w:val="00F07A86"/>
    <w:rsid w:val="00F07D4B"/>
    <w:rsid w:val="00F104BB"/>
    <w:rsid w:val="00F12BD2"/>
    <w:rsid w:val="00F14368"/>
    <w:rsid w:val="00F14924"/>
    <w:rsid w:val="00F149E4"/>
    <w:rsid w:val="00F17B9C"/>
    <w:rsid w:val="00F216E1"/>
    <w:rsid w:val="00F24195"/>
    <w:rsid w:val="00F24F5F"/>
    <w:rsid w:val="00F30A48"/>
    <w:rsid w:val="00F30D8B"/>
    <w:rsid w:val="00F327EA"/>
    <w:rsid w:val="00F40348"/>
    <w:rsid w:val="00F42210"/>
    <w:rsid w:val="00F43A37"/>
    <w:rsid w:val="00F45926"/>
    <w:rsid w:val="00F45E13"/>
    <w:rsid w:val="00F463A7"/>
    <w:rsid w:val="00F47D73"/>
    <w:rsid w:val="00F50E22"/>
    <w:rsid w:val="00F51C3A"/>
    <w:rsid w:val="00F568A1"/>
    <w:rsid w:val="00F56AE0"/>
    <w:rsid w:val="00F573EF"/>
    <w:rsid w:val="00F57D2A"/>
    <w:rsid w:val="00F608F8"/>
    <w:rsid w:val="00F60E5A"/>
    <w:rsid w:val="00F60EE6"/>
    <w:rsid w:val="00F621C5"/>
    <w:rsid w:val="00F631D9"/>
    <w:rsid w:val="00F65474"/>
    <w:rsid w:val="00F6597C"/>
    <w:rsid w:val="00F665D6"/>
    <w:rsid w:val="00F708A1"/>
    <w:rsid w:val="00F70C5B"/>
    <w:rsid w:val="00F721CC"/>
    <w:rsid w:val="00F725CC"/>
    <w:rsid w:val="00F72DBF"/>
    <w:rsid w:val="00F757D9"/>
    <w:rsid w:val="00F77B2A"/>
    <w:rsid w:val="00F80B49"/>
    <w:rsid w:val="00F8364B"/>
    <w:rsid w:val="00F8373A"/>
    <w:rsid w:val="00F83B97"/>
    <w:rsid w:val="00F8411B"/>
    <w:rsid w:val="00F86360"/>
    <w:rsid w:val="00F9119A"/>
    <w:rsid w:val="00F943D2"/>
    <w:rsid w:val="00FB072B"/>
    <w:rsid w:val="00FB2044"/>
    <w:rsid w:val="00FB3F16"/>
    <w:rsid w:val="00FB533A"/>
    <w:rsid w:val="00FB7351"/>
    <w:rsid w:val="00FB73F2"/>
    <w:rsid w:val="00FC4C7C"/>
    <w:rsid w:val="00FC550C"/>
    <w:rsid w:val="00FD405B"/>
    <w:rsid w:val="00FE73E7"/>
    <w:rsid w:val="00FF0B60"/>
    <w:rsid w:val="00FF2F24"/>
    <w:rsid w:val="00FF35D0"/>
    <w:rsid w:val="00FF3743"/>
    <w:rsid w:val="00FF61D2"/>
    <w:rsid w:val="011C82C2"/>
    <w:rsid w:val="041E04EC"/>
    <w:rsid w:val="04DDDED4"/>
    <w:rsid w:val="05B706AF"/>
    <w:rsid w:val="05D01EBD"/>
    <w:rsid w:val="08549A65"/>
    <w:rsid w:val="0864DEE8"/>
    <w:rsid w:val="0882C357"/>
    <w:rsid w:val="08B98710"/>
    <w:rsid w:val="08E07ABC"/>
    <w:rsid w:val="09685697"/>
    <w:rsid w:val="09866DD4"/>
    <w:rsid w:val="09A00312"/>
    <w:rsid w:val="0A3A29CC"/>
    <w:rsid w:val="0BBA84DC"/>
    <w:rsid w:val="0C08C492"/>
    <w:rsid w:val="0C921C5D"/>
    <w:rsid w:val="0E11409F"/>
    <w:rsid w:val="0E12BD12"/>
    <w:rsid w:val="0FD3915B"/>
    <w:rsid w:val="0FDB23F0"/>
    <w:rsid w:val="11451430"/>
    <w:rsid w:val="11815868"/>
    <w:rsid w:val="11834A6B"/>
    <w:rsid w:val="12185338"/>
    <w:rsid w:val="126FFC2F"/>
    <w:rsid w:val="1279A14D"/>
    <w:rsid w:val="12AB0DB6"/>
    <w:rsid w:val="12C97980"/>
    <w:rsid w:val="12CA8536"/>
    <w:rsid w:val="13588A07"/>
    <w:rsid w:val="148AFE64"/>
    <w:rsid w:val="160280A6"/>
    <w:rsid w:val="17D9C977"/>
    <w:rsid w:val="18D5269F"/>
    <w:rsid w:val="1A4E96C8"/>
    <w:rsid w:val="1A7070F7"/>
    <w:rsid w:val="1AE7B882"/>
    <w:rsid w:val="1B77E446"/>
    <w:rsid w:val="1B791ABA"/>
    <w:rsid w:val="1C87EBFA"/>
    <w:rsid w:val="1CB7459A"/>
    <w:rsid w:val="1D3C5DF6"/>
    <w:rsid w:val="1D4AC00D"/>
    <w:rsid w:val="1DB9E95E"/>
    <w:rsid w:val="1DBFA4FE"/>
    <w:rsid w:val="1DE33889"/>
    <w:rsid w:val="1E3BB905"/>
    <w:rsid w:val="1EFE26D7"/>
    <w:rsid w:val="1F101628"/>
    <w:rsid w:val="1F1E6257"/>
    <w:rsid w:val="1F59D4FC"/>
    <w:rsid w:val="1F7701A2"/>
    <w:rsid w:val="1FCACB4C"/>
    <w:rsid w:val="1FD06E23"/>
    <w:rsid w:val="2081A03E"/>
    <w:rsid w:val="212C0D67"/>
    <w:rsid w:val="21E35D95"/>
    <w:rsid w:val="2265B061"/>
    <w:rsid w:val="231BC6E0"/>
    <w:rsid w:val="23ADA149"/>
    <w:rsid w:val="247CA9D1"/>
    <w:rsid w:val="26E9B64B"/>
    <w:rsid w:val="28056E43"/>
    <w:rsid w:val="286948D3"/>
    <w:rsid w:val="29AB9446"/>
    <w:rsid w:val="29BEB7C7"/>
    <w:rsid w:val="2A24F411"/>
    <w:rsid w:val="2C64C2E3"/>
    <w:rsid w:val="2C7D1630"/>
    <w:rsid w:val="2CFC1766"/>
    <w:rsid w:val="2CFF2436"/>
    <w:rsid w:val="2D69CCDD"/>
    <w:rsid w:val="2DB51982"/>
    <w:rsid w:val="2DE21D3C"/>
    <w:rsid w:val="2DFC0F11"/>
    <w:rsid w:val="2DFE8EC6"/>
    <w:rsid w:val="2F92ECCC"/>
    <w:rsid w:val="306B4BAD"/>
    <w:rsid w:val="32958C74"/>
    <w:rsid w:val="339F3043"/>
    <w:rsid w:val="33B8A63A"/>
    <w:rsid w:val="35D19A72"/>
    <w:rsid w:val="36D4A59A"/>
    <w:rsid w:val="36E657EC"/>
    <w:rsid w:val="37AC1AC6"/>
    <w:rsid w:val="37F57D00"/>
    <w:rsid w:val="380D9D68"/>
    <w:rsid w:val="38E4F7DA"/>
    <w:rsid w:val="39A93172"/>
    <w:rsid w:val="39D1D1A5"/>
    <w:rsid w:val="39D5AA93"/>
    <w:rsid w:val="39DA8602"/>
    <w:rsid w:val="3A82C69D"/>
    <w:rsid w:val="3BD5A400"/>
    <w:rsid w:val="3CA648D1"/>
    <w:rsid w:val="3D2D7E0A"/>
    <w:rsid w:val="3E10813B"/>
    <w:rsid w:val="3F09B5F0"/>
    <w:rsid w:val="3F0DBE48"/>
    <w:rsid w:val="3F3B734F"/>
    <w:rsid w:val="3F4663E7"/>
    <w:rsid w:val="3FBBFADE"/>
    <w:rsid w:val="405FAA50"/>
    <w:rsid w:val="4123F23E"/>
    <w:rsid w:val="423F9AFE"/>
    <w:rsid w:val="43DE3CE0"/>
    <w:rsid w:val="43FD3088"/>
    <w:rsid w:val="44D1A400"/>
    <w:rsid w:val="45295AEE"/>
    <w:rsid w:val="456B4B2C"/>
    <w:rsid w:val="45768047"/>
    <w:rsid w:val="46015400"/>
    <w:rsid w:val="460D2050"/>
    <w:rsid w:val="4645A1C5"/>
    <w:rsid w:val="4801C54D"/>
    <w:rsid w:val="4866CE58"/>
    <w:rsid w:val="4ADBED35"/>
    <w:rsid w:val="4AF784DC"/>
    <w:rsid w:val="4BAA2CF5"/>
    <w:rsid w:val="4BE46066"/>
    <w:rsid w:val="4BEC100E"/>
    <w:rsid w:val="4C12E1EB"/>
    <w:rsid w:val="4FE23493"/>
    <w:rsid w:val="51546BAA"/>
    <w:rsid w:val="51CB9125"/>
    <w:rsid w:val="52CAF5EA"/>
    <w:rsid w:val="5315E249"/>
    <w:rsid w:val="535CD92C"/>
    <w:rsid w:val="53E1358C"/>
    <w:rsid w:val="548F60FC"/>
    <w:rsid w:val="54946CC8"/>
    <w:rsid w:val="55E72144"/>
    <w:rsid w:val="570F9C58"/>
    <w:rsid w:val="5774522E"/>
    <w:rsid w:val="5798349F"/>
    <w:rsid w:val="58470063"/>
    <w:rsid w:val="58A4D534"/>
    <w:rsid w:val="598B72EF"/>
    <w:rsid w:val="599F11FA"/>
    <w:rsid w:val="59E89C11"/>
    <w:rsid w:val="5AB16F8F"/>
    <w:rsid w:val="5B730032"/>
    <w:rsid w:val="5CF679F3"/>
    <w:rsid w:val="5F1762C9"/>
    <w:rsid w:val="5F1A8352"/>
    <w:rsid w:val="60C65CCC"/>
    <w:rsid w:val="60FF554D"/>
    <w:rsid w:val="6147A36D"/>
    <w:rsid w:val="615A0F09"/>
    <w:rsid w:val="6495E8EA"/>
    <w:rsid w:val="64A688DF"/>
    <w:rsid w:val="65883824"/>
    <w:rsid w:val="65BA7F0A"/>
    <w:rsid w:val="66AD6228"/>
    <w:rsid w:val="67A5FC00"/>
    <w:rsid w:val="67BE9F07"/>
    <w:rsid w:val="67C310BC"/>
    <w:rsid w:val="695AA69C"/>
    <w:rsid w:val="6A99DFFA"/>
    <w:rsid w:val="6B9BA4A1"/>
    <w:rsid w:val="6BB8FA71"/>
    <w:rsid w:val="6C423D90"/>
    <w:rsid w:val="6C4A6F10"/>
    <w:rsid w:val="6C934EF4"/>
    <w:rsid w:val="6CC1BEAB"/>
    <w:rsid w:val="6D036638"/>
    <w:rsid w:val="6E6EB4DD"/>
    <w:rsid w:val="6E78A013"/>
    <w:rsid w:val="6F4D96C3"/>
    <w:rsid w:val="712BAED3"/>
    <w:rsid w:val="71D8D9F1"/>
    <w:rsid w:val="7214C33A"/>
    <w:rsid w:val="72B10987"/>
    <w:rsid w:val="72BA9162"/>
    <w:rsid w:val="737DBEE5"/>
    <w:rsid w:val="73D21CF1"/>
    <w:rsid w:val="73DEF49D"/>
    <w:rsid w:val="7544A60A"/>
    <w:rsid w:val="756C75EE"/>
    <w:rsid w:val="757C1911"/>
    <w:rsid w:val="7598518F"/>
    <w:rsid w:val="75C9775D"/>
    <w:rsid w:val="76293E0B"/>
    <w:rsid w:val="76857DF3"/>
    <w:rsid w:val="7852B53B"/>
    <w:rsid w:val="78D07A5C"/>
    <w:rsid w:val="7A4A549D"/>
    <w:rsid w:val="7B8A4934"/>
    <w:rsid w:val="7C45B9BD"/>
    <w:rsid w:val="7C94AE41"/>
    <w:rsid w:val="7D816621"/>
    <w:rsid w:val="7F834C6E"/>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3355B4B"/>
  <w15:chartTrackingRefBased/>
  <w15:docId w15:val="{8E4755CA-70F3-42F5-9E50-9BEC81E05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50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B50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637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50C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B50C4"/>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D700C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00CD"/>
  </w:style>
  <w:style w:type="paragraph" w:styleId="Piedepgina">
    <w:name w:val="footer"/>
    <w:basedOn w:val="Normal"/>
    <w:link w:val="PiedepginaCar"/>
    <w:uiPriority w:val="99"/>
    <w:unhideWhenUsed/>
    <w:rsid w:val="00D700C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00CD"/>
  </w:style>
  <w:style w:type="paragraph" w:styleId="TtuloTDC">
    <w:name w:val="TOC Heading"/>
    <w:basedOn w:val="Ttulo1"/>
    <w:next w:val="Normal"/>
    <w:uiPriority w:val="39"/>
    <w:unhideWhenUsed/>
    <w:qFormat/>
    <w:rsid w:val="00ED72C3"/>
    <w:pPr>
      <w:outlineLvl w:val="9"/>
    </w:pPr>
    <w:rPr>
      <w:lang w:eastAsia="es-MX"/>
    </w:rPr>
  </w:style>
  <w:style w:type="paragraph" w:styleId="TDC1">
    <w:name w:val="toc 1"/>
    <w:basedOn w:val="Normal"/>
    <w:next w:val="Normal"/>
    <w:autoRedefine/>
    <w:uiPriority w:val="39"/>
    <w:unhideWhenUsed/>
    <w:rsid w:val="00ED72C3"/>
    <w:pPr>
      <w:spacing w:after="100"/>
    </w:pPr>
  </w:style>
  <w:style w:type="paragraph" w:styleId="TDC2">
    <w:name w:val="toc 2"/>
    <w:basedOn w:val="Normal"/>
    <w:next w:val="Normal"/>
    <w:autoRedefine/>
    <w:uiPriority w:val="39"/>
    <w:unhideWhenUsed/>
    <w:rsid w:val="00ED72C3"/>
    <w:pPr>
      <w:spacing w:after="100"/>
      <w:ind w:left="220"/>
    </w:pPr>
  </w:style>
  <w:style w:type="character" w:styleId="Hipervnculo">
    <w:name w:val="Hyperlink"/>
    <w:basedOn w:val="Fuentedeprrafopredeter"/>
    <w:uiPriority w:val="99"/>
    <w:unhideWhenUsed/>
    <w:rsid w:val="00ED72C3"/>
    <w:rPr>
      <w:color w:val="0563C1" w:themeColor="hyperlink"/>
      <w:u w:val="single"/>
    </w:rPr>
  </w:style>
  <w:style w:type="paragraph" w:styleId="Prrafodelista">
    <w:name w:val="List Paragraph"/>
    <w:basedOn w:val="Normal"/>
    <w:uiPriority w:val="34"/>
    <w:qFormat/>
    <w:rsid w:val="0030638B"/>
    <w:pPr>
      <w:ind w:left="720"/>
      <w:contextualSpacing/>
    </w:pPr>
  </w:style>
  <w:style w:type="table" w:styleId="Tablaconcuadrcula">
    <w:name w:val="Table Grid"/>
    <w:basedOn w:val="Tablanormal"/>
    <w:uiPriority w:val="39"/>
    <w:rsid w:val="00781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6637DE"/>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083D56"/>
    <w:pPr>
      <w:spacing w:after="100"/>
      <w:ind w:left="440"/>
    </w:pPr>
  </w:style>
  <w:style w:type="table" w:styleId="Tablaconcuadrcula4-nfasis4">
    <w:name w:val="Grid Table 4 Accent 4"/>
    <w:basedOn w:val="Tablanormal"/>
    <w:uiPriority w:val="49"/>
    <w:rsid w:val="00103E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1">
    <w:name w:val="Grid Table 6 Colorful Accent 1"/>
    <w:basedOn w:val="Tablanormal"/>
    <w:uiPriority w:val="5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1">
    <w:name w:val="Grid Table 4 Accent 1"/>
    <w:basedOn w:val="Tab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2">
    <w:name w:val="Grid Table 4 Accent 2"/>
    <w:basedOn w:val="Tablanormal"/>
    <w:uiPriority w:val="49"/>
    <w:rsid w:val="009F39A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5929630">
      <w:bodyDiv w:val="1"/>
      <w:marLeft w:val="0"/>
      <w:marRight w:val="0"/>
      <w:marTop w:val="0"/>
      <w:marBottom w:val="0"/>
      <w:divBdr>
        <w:top w:val="none" w:sz="0" w:space="0" w:color="auto"/>
        <w:left w:val="none" w:sz="0" w:space="0" w:color="auto"/>
        <w:bottom w:val="none" w:sz="0" w:space="0" w:color="auto"/>
        <w:right w:val="none" w:sz="0" w:space="0" w:color="auto"/>
      </w:divBdr>
      <w:divsChild>
        <w:div w:id="10804452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hyperlink" Target="http://www.sgoliver.net/blog/interfaz-de-usuario-en-android-cardview/"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1FE2B-9950-4004-9710-F94CA5A2C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3547</Words>
  <Characters>19511</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MARLONNE SALAS BANDALA</dc:creator>
  <cp:keywords/>
  <dc:description/>
  <cp:lastModifiedBy>SALAS BANDALA MARLONNE</cp:lastModifiedBy>
  <cp:revision>2</cp:revision>
  <dcterms:created xsi:type="dcterms:W3CDTF">2019-05-17T03:56:00Z</dcterms:created>
  <dcterms:modified xsi:type="dcterms:W3CDTF">2019-05-17T03:56:00Z</dcterms:modified>
</cp:coreProperties>
</file>